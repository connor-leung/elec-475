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15F7" w14:textId="6E767F3D" w:rsidR="006B4995" w:rsidRDefault="006B4995" w:rsidP="45B42FF5">
      <w:pPr>
        <w:jc w:val="center"/>
        <w:rPr>
          <w:rFonts w:hint="eastAsia"/>
        </w:rPr>
      </w:pPr>
    </w:p>
    <w:p w14:paraId="6DB1A47B" w14:textId="1B409A81" w:rsidR="006B4995" w:rsidRDefault="006B4995" w:rsidP="45B42FF5">
      <w:pPr>
        <w:jc w:val="center"/>
        <w:rPr>
          <w:rFonts w:hint="eastAsia"/>
        </w:rPr>
      </w:pPr>
    </w:p>
    <w:p w14:paraId="18EB9F03" w14:textId="1CD32491" w:rsidR="006B4995" w:rsidRDefault="006B4995" w:rsidP="45B42FF5">
      <w:pPr>
        <w:jc w:val="center"/>
        <w:rPr>
          <w:rFonts w:hint="eastAsia"/>
        </w:rPr>
      </w:pPr>
    </w:p>
    <w:p w14:paraId="034BD4DE" w14:textId="39573060" w:rsidR="006B4995" w:rsidRDefault="006B4995" w:rsidP="45B42FF5">
      <w:pPr>
        <w:jc w:val="center"/>
        <w:rPr>
          <w:rFonts w:hint="eastAsia"/>
        </w:rPr>
      </w:pPr>
    </w:p>
    <w:p w14:paraId="7C961180" w14:textId="0E38D754" w:rsidR="006B4995" w:rsidRDefault="006B4995" w:rsidP="45B42FF5">
      <w:pPr>
        <w:jc w:val="center"/>
        <w:rPr>
          <w:rFonts w:hint="eastAsia"/>
        </w:rPr>
      </w:pPr>
    </w:p>
    <w:p w14:paraId="01F9473C" w14:textId="07FBEADF" w:rsidR="006B4995" w:rsidRDefault="4DCE331D" w:rsidP="45B42FF5">
      <w:pPr>
        <w:pStyle w:val="Heading1"/>
        <w:jc w:val="center"/>
        <w:rPr>
          <w:rFonts w:hint="eastAsia"/>
        </w:rPr>
      </w:pPr>
      <w:r>
        <w:t>ELEC 475</w:t>
      </w:r>
    </w:p>
    <w:p w14:paraId="63707914" w14:textId="640FEE01" w:rsidR="006B4995" w:rsidRDefault="4B34B655" w:rsidP="45B42FF5">
      <w:pPr>
        <w:pStyle w:val="Heading1"/>
        <w:jc w:val="center"/>
        <w:rPr>
          <w:rFonts w:hint="eastAsia"/>
        </w:rPr>
      </w:pPr>
      <w:r>
        <w:t xml:space="preserve">Lab 1 – MLP Autoencoder</w:t>
      </w:r>
    </w:p>
    <w:p w14:paraId="56DE6F43" w14:textId="1A4D9B06" w:rsidR="006B4995" w:rsidRDefault="006B4995" w:rsidP="45B42FF5">
      <w:pPr>
        <w:rPr>
          <w:rFonts w:hint="eastAsia"/>
        </w:rPr>
      </w:pPr>
    </w:p>
    <w:p w14:paraId="58774651" w14:textId="705AD888" w:rsidR="006B4995" w:rsidRDefault="006B4995" w:rsidP="45B42FF5">
      <w:pPr>
        <w:rPr>
          <w:rFonts w:hint="eastAsia"/>
        </w:rPr>
      </w:pPr>
    </w:p>
    <w:p w14:paraId="223EE814" w14:textId="48FDEB70" w:rsidR="006B4995" w:rsidRDefault="4B34B655" w:rsidP="45B42FF5">
      <w:pPr>
        <w:jc w:val="center"/>
        <w:rPr>
          <w:rFonts w:hint="eastAsia"/>
        </w:rPr>
      </w:pPr>
      <w:r>
        <w:t>Connor Leung 20322809</w:t>
      </w:r>
    </w:p>
    <w:p w14:paraId="6532C42F" w14:textId="4AA73A6A" w:rsidR="006B4995" w:rsidRDefault="7CB850C1" w:rsidP="45B42FF5">
      <w:pPr>
        <w:jc w:val="center"/>
        <w:rPr>
          <w:rFonts w:hint="eastAsia"/>
        </w:rPr>
      </w:pPr>
      <w:r>
        <w:t xml:space="preserve">Ryan Su 20344856</w:t>
      </w:r>
    </w:p>
    <w:p w14:paraId="006DEC11" w14:textId="0492A5B1" w:rsidR="006B4995" w:rsidRDefault="008D4FE6">
      <w:pPr>
        <w:rPr>
          <w:rFonts w:hint="eastAsia"/>
        </w:rPr>
      </w:pPr>
      <w:r>
        <w:br w:type="page"/>
      </w:r>
    </w:p>
    <w:p w14:paraId="01E40353" w14:textId="338784C3" w:rsidR="006B4995" w:rsidRDefault="20452BA3" w:rsidP="45B42FF5">
      <w:pPr>
        <w:pStyle w:val="Heading1"/>
        <w:rPr>
          <w:rFonts w:hint="eastAsia"/>
        </w:rPr>
      </w:pPr>
      <w:r>
        <w:lastRenderedPageBreak/>
        <w:t>Model</w:t>
      </w:r>
    </w:p>
    <w:p w14:paraId="5A1D0CBE" w14:textId="3CCEE7A3" w:rsidR="000577EF" w:rsidRDefault="5A0C63AA" w:rsidP="45B42FF5">
      <w:pPr>
        <w:rPr>
          <w:rFonts w:hint="eastAsia"/>
        </w:rPr>
      </w:pPr>
      <w:commentRangeStart w:id="0"/>
      <w:r>
        <w:t xml:space="preserve">The model we </w:t>
      </w:r>
      <w:del w:id="1313" w:author="Claude" w:date="2026-09-30T12:00:00Z">
        <w:r>
          <w:delText xml:space="preserve">use</w:delText>
        </w:r>
      </w:del>
      <w:ins w:id="1314" w:author="Claude" w:date="2026-09-30T12:00:00Z">
        <w:r>
          <w:t xml:space="preserve">used</w:t>
        </w:r>
      </w:ins>
      <w:r>
        <w:t xml:space="preserve"> was </w:t>
      </w:r>
      <w:del w:id="1315" w:author="Claude" w:date="2026-09-30T12:00:00Z">
        <w:r>
          <w:delText xml:space="preserve">a</w:delText>
        </w:r>
      </w:del>
      <w:ins w:id="1316" w:author="Claude" w:date="2026-09-30T12:00:00Z">
        <w:r>
          <w:t xml:space="preserve">an</w:t>
        </w:r>
      </w:ins>
      <w:r>
        <w:t xml:space="preserve"> MLP </w:t>
      </w:r>
      <w:del w:id="1317" w:author="Claude" w:date="2026-09-30T12:00:00Z">
        <w:r>
          <w:delText xml:space="preserve">Autoencoder</w:delText>
        </w:r>
      </w:del>
      <w:ins w:id="1318" w:author="Claude" w:date="2026-09-30T12:00:00Z">
        <w:r>
          <w:t xml:space="preserve">autoencoder</w:t>
        </w:r>
      </w:ins>
      <w:r>
        <w:t xml:space="preserve"> </w:t>
      </w:r>
      <w:del w:id="1319" w:author="Claude" w:date="2026-09-30T12:00:00Z">
        <w:r>
          <w:delText xml:space="preserve">that has</w:delText>
        </w:r>
      </w:del>
      <w:ins w:id="1320" w:author="Claude" w:date="2026-09-30T12:00:00Z">
        <w:r>
          <w:t xml:space="preserve">with</w:t>
        </w:r>
      </w:ins>
      <w:r>
        <w:t xml:space="preserve"> a variable bottleneck </w:t>
      </w:r>
      <w:del w:id="1321" w:author="Claude" w:date="2026-09-30T12:00:00Z">
        <w:r>
          <w:delText xml:space="preserve">size</w:delText>
        </w:r>
      </w:del>
      <w:ins w:id="1322" w:author="Claude" w:date="2026-09-30T12:00:00Z">
        <w:r>
          <w:t xml:space="preserve">size,</w:t>
        </w:r>
      </w:ins>
      <w:r>
        <w:t xml:space="preserve"> </w:t>
      </w:r>
      <w:del w:id="1323" w:author="Claude" w:date="2026-09-30T12:00:00Z">
        <w:r>
          <w:delText xml:space="preserve">and</w:delText>
        </w:r>
      </w:del>
      <w:ins w:id="1324" w:author="Claude" w:date="2026-09-30T12:00:00Z">
        <w:r>
          <w:t xml:space="preserve">applied</w:t>
        </w:r>
      </w:ins>
      <w:r>
        <w:t xml:space="preserve"> </w:t>
      </w:r>
      <w:del w:id="1325" w:author="Claude" w:date="2026-09-30T12:00:00Z">
        <w:r>
          <w:delText xml:space="preserve">is used on</w:delText>
        </w:r>
      </w:del>
      <w:ins w:id="1326" w:author="Claude" w:date="2026-09-30T12:00:00Z">
        <w:r>
          <w:t xml:space="preserve">to</w:t>
        </w:r>
      </w:ins>
      <w:r>
        <w:t xml:space="preserve"> images from the FashionMNIST dataset. The autoencoder </w:t>
      </w:r>
      <w:del w:id="1327" w:author="Claude" w:date="2026-09-30T12:00:00Z">
        <w:r>
          <w:delText xml:space="preserve">model was built using</w:delText>
        </w:r>
      </w:del>
      <w:ins w:id="1328" w:author="Claude" w:date="2026-09-30T12:00:00Z">
        <w:r>
          <w:t xml:space="preserve">uses</w:t>
        </w:r>
      </w:ins>
      <w:r>
        <w:t xml:space="preserve"> the Rectified Linear Unit (ReLU) activation </w:t>
      </w:r>
      <w:del w:id="1329" w:author="Claude" w:date="2026-09-30T12:00:00Z">
        <w:r>
          <w:delText xml:space="preserve">function</w:delText>
        </w:r>
      </w:del>
      <w:ins w:id="1330" w:author="Claude" w:date="2026-09-30T12:00:00Z">
        <w:r>
          <w:t xml:space="preserve">function,</w:t>
        </w:r>
      </w:ins>
      <w:r>
        <w:t xml:space="preserve"> with </w:t>
      </w:r>
      <w:ins w:id="1331" w:author="Claude" w:date="2026-09-30T12:00:00Z">
        <w:r>
          <w:t xml:space="preserve">an </w:t>
        </w:r>
      </w:ins>
      <w:r>
        <w:t xml:space="preserve">input </w:t>
      </w:r>
      <w:del w:id="1332" w:author="Claude" w:date="2026-09-30T12:00:00Z">
        <w:r>
          <w:delText xml:space="preserve">layers</w:delText>
        </w:r>
      </w:del>
      <w:ins w:id="1333" w:author="Claude" w:date="2026-09-30T12:00:00Z">
        <w:r>
          <w:t xml:space="preserve">layer</w:t>
        </w:r>
      </w:ins>
      <w:r>
        <w:t xml:space="preserve"> of 784 nodes and an output layer of 784 nodes. The hidden layers were built with N/2 nodes, in this </w:t>
      </w:r>
      <w:del w:id="1334" w:author="Claude" w:date="2026-09-30T12:00:00Z">
        <w:r>
          <w:delText xml:space="preserve">case,</w:delText>
        </w:r>
      </w:del>
      <w:ins w:id="1335" w:author="Claude" w:date="2026-09-30T12:00:00Z">
        <w:r>
          <w:t xml:space="preserve">case</w:t>
        </w:r>
      </w:ins>
      <w:r>
        <w:t xml:space="preserve"> 392 nodes in hidden </w:t>
      </w:r>
      <w:del w:id="1336" w:author="Claude" w:date="2026-09-30T12:00:00Z">
        <w:r>
          <w:delText xml:space="preserve">layer</w:delText>
        </w:r>
      </w:del>
      <w:ins w:id="1337" w:author="Claude" w:date="2026-09-30T12:00:00Z">
        <w:r>
          <w:t xml:space="preserve">layers</w:t>
        </w:r>
      </w:ins>
      <w:r>
        <w:t xml:space="preserve"> 1 and 2. A sigmoid function was used at the end of the decoder (between hidden layer 2 and </w:t>
      </w:r>
      <w:ins w:id="1338" w:author="Claude" w:date="2026-09-30T12:00:00Z">
        <w:r>
          <w:t xml:space="preserve">the </w:t>
        </w:r>
      </w:ins>
      <w:r>
        <w:t xml:space="preserve">output) </w:t>
      </w:r>
      <w:del w:id="1339" w:author="Claude" w:date="2026-09-30T12:00:00Z">
        <w:r>
          <w:delText xml:space="preserve">to</w:delText>
        </w:r>
      </w:del>
      <w:ins w:id="1340" w:author="Claude" w:date="2026-09-30T12:00:00Z">
        <w:r>
          <w:t xml:space="preserve">so</w:t>
        </w:r>
      </w:ins>
      <w:r>
        <w:t xml:space="preserve"> </w:t>
      </w:r>
      <w:del w:id="1341" w:author="Claude" w:date="2026-09-30T12:00:00Z">
        <w:r>
          <w:delText xml:space="preserve">have</w:delText>
        </w:r>
      </w:del>
      <w:ins w:id="1342" w:author="Claude" w:date="2026-09-30T12:00:00Z">
        <w:r>
          <w:t xml:space="preserve">that</w:t>
        </w:r>
      </w:ins>
      <w:r>
        <w:t xml:space="preserve"> the output range </w:t>
      </w:r>
      <w:del w:id="1343" w:author="Claude" w:date="2026-09-30T12:00:00Z">
        <w:r>
          <w:delText xml:space="preserve">match</w:delText>
        </w:r>
      </w:del>
      <w:ins w:id="1344" w:author="Claude" w:date="2026-09-30T12:00:00Z">
        <w:r>
          <w:t xml:space="preserve">matches</w:t>
        </w:r>
      </w:ins>
      <w:r>
        <w:t xml:space="preserve"> the target range. </w:t>
      </w:r>
      <w:del w:id="1345" w:author="Claude" w:date="2026-09-30T12:00:00Z">
        <w:r>
          <w:delText xml:space="preserve">The images are flattened from a</w:delText>
        </w:r>
      </w:del>
      <w:ins w:id="1346" w:author="Claude" w:date="2026-09-30T12:00:00Z">
        <w:r>
          <w:t xml:space="preserve">Each</w:t>
        </w:r>
      </w:ins>
      <w:r>
        <w:t xml:space="preserve"> 28x28 image </w:t>
      </w:r>
      <w:del w:id="1347" w:author="Claude" w:date="2026-09-30T12:00:00Z">
        <w:r>
          <w:delText xml:space="preserve">to</w:delText>
        </w:r>
      </w:del>
      <w:ins w:id="1348" w:author="Claude" w:date="2026-09-30T12:00:00Z">
        <w:r>
          <w:t xml:space="preserve">is flattened into</w:t>
        </w:r>
      </w:ins>
      <w:r>
        <w:t xml:space="preserve"> the </w:t>
      </w:r>
      <w:ins w:id="1349" w:author="Claude" w:date="2026-09-30T12:00:00Z">
        <w:r>
          <w:t xml:space="preserve">784 </w:t>
        </w:r>
      </w:ins>
      <w:r>
        <w:t xml:space="preserve">input </w:t>
      </w:r>
      <w:del w:id="1350" w:author="Claude" w:date="2026-09-30T12:00:00Z">
        <w:r>
          <w:delText xml:space="preserve">nodes of 784</w:delText>
        </w:r>
      </w:del>
      <w:ins w:id="1351" w:author="Claude" w:date="2026-09-30T12:00:00Z">
        <w:r>
          <w:t xml:space="preserve">nodes,</w:t>
        </w:r>
      </w:ins>
      <w:r>
        <w:t xml:space="preserve"> with pixel values </w:t>
      </w:r>
      <w:del w:id="1352" w:author="Claude" w:date="2026-09-30T12:00:00Z">
        <w:r>
          <w:delText xml:space="preserve">with</w:delText>
        </w:r>
      </w:del>
      <w:ins w:id="1353" w:author="Claude" w:date="2026-09-30T12:00:00Z">
        <w:r>
          <w:t xml:space="preserve">in</w:t>
        </w:r>
      </w:ins>
      <w:r>
        <w:t xml:space="preserve"> the range</w:t>
      </w:r>
      <w:del w:id="1354" w:author="Claude" w:date="2026-09-30T12:00:00Z">
        <w:r>
          <w:delText xml:space="preserve"> of</w:delText>
        </w:r>
      </w:del>
      <w:r>
        <w:t xml:space="preserve"> [0, 1]. The final model </w:t>
      </w:r>
      <w:del w:id="1355" w:author="Claude" w:date="2026-09-30T12:00:00Z">
        <w:r>
          <w:delText xml:space="preserve">was</w:delText>
        </w:r>
      </w:del>
      <w:ins w:id="1356" w:author="Claude" w:date="2026-09-30T12:00:00Z">
        <w:r>
          <w:t xml:space="preserve">is</w:t>
        </w:r>
      </w:ins>
      <w:r>
        <w:t xml:space="preserve"> </w:t>
      </w:r>
      <w:del w:id="1357" w:author="Claude" w:date="2026-09-30T12:00:00Z">
        <w:r>
          <w:delText xml:space="preserve">created</w:delText>
        </w:r>
      </w:del>
      <w:ins w:id="1358" w:author="Claude" w:date="2026-09-30T12:00:00Z">
        <w:r>
          <w:t xml:space="preserve">structured</w:t>
        </w:r>
      </w:ins>
      <w:r>
        <w:t xml:space="preserve"> as </w:t>
      </w:r>
      <w:del w:id="1359" w:author="Claude" w:date="2026-09-30T12:00:00Z">
        <w:r>
          <w:delText xml:space="preserve">follows</w:delText>
        </w:r>
      </w:del>
      <w:ins w:id="1360" w:author="Claude" w:date="2026-09-30T12:00:00Z">
        <w:r>
          <w:t xml:space="preserve">follows:</w:t>
        </w:r>
      </w:ins>
      <w:r>
        <w:t xml:space="preserve"> 784→392→z→392→784. </w:t>
      </w:r>
      <w:commentRangeEnd w:id="0"/>
      <w:r>
        <w:rPr>
          <w:rStyle w:val="CommentReference"/>
        </w:rPr>
        <w:commentReference w:id="0"/>
      </w:r>
    </w:p>
    <w:p w14:paraId="098EF105" w14:textId="6341A5AD" w:rsidR="006B4995" w:rsidRDefault="00BA7E35" w:rsidP="45B42FF5">
      <w:pPr>
        <w:jc w:val="center"/>
        <w:rPr>
          <w:rFonts w:hint="eastAsia"/>
        </w:rPr>
      </w:pPr>
      <w:r>
        <w:rPr>
          <w:noProof/>
        </w:rPr>
        <w:drawing>
          <wp:inline distT="0" distB="0" distL="0" distR="0" wp14:anchorId="08CB0CEC" wp14:editId="13D0780B">
            <wp:extent cx="5731510" cy="904240"/>
            <wp:effectExtent l="0" t="0" r="0" b="0"/>
            <wp:docPr id="1053213547" name="Picture 1" descr="A diagram of a computer  AI-generated content may be incorrect.">
              <a:extLst xmlns:a="http://schemas.openxmlformats.org/drawingml/2006/main">
                <a:ext uri="{FF2B5EF4-FFF2-40B4-BE49-F238E27FC236}">
                  <a16:creationId xmlns:a16="http://schemas.microsoft.com/office/drawing/2014/main" id="{3E3688F8-3EDA-4451-B822-F58C74F35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3547" name="Picture 1" descr="A diagram of a computer  AI-generated content may be incorrect."/>
                    <pic:cNvPicPr/>
                  </pic:nvPicPr>
                  <pic:blipFill>
                    <a:blip r:embed="rId10"/>
                    <a:stretch>
                      <a:fillRect/>
                    </a:stretch>
                  </pic:blipFill>
                  <pic:spPr>
                    <a:xfrm>
                      <a:off x="0" y="0"/>
                      <a:ext cx="5731510" cy="904240"/>
                    </a:xfrm>
                    <a:prstGeom prst="rect">
                      <a:avLst/>
                    </a:prstGeom>
                  </pic:spPr>
                </pic:pic>
              </a:graphicData>
            </a:graphic>
          </wp:inline>
        </w:drawing>
      </w:r>
      <w:r>
        <w:t xml:space="preserve">Figure 1: Diagram of the Different Layers of the Autoencoder Neural Net</w:t>
      </w:r>
    </w:p>
    <w:p w14:paraId="73BFA9F3" w14:textId="7F15A094" w:rsidR="00E748DA" w:rsidRDefault="000577EF" w:rsidP="45B42FF5">
      <w:r>
        <w:t xml:space="preserve">Throughout the lab, we tested </w:t>
      </w:r>
      <w:del w:id="1302" w:author="Claude" w:date="2026-09-30T12:00:00Z">
        <w:r>
          <w:delText xml:space="preserve">different </w:delText>
        </w:r>
      </w:del>
      <w:r>
        <w:t xml:space="preserve">bottlenecks </w:t>
      </w:r>
      <w:del w:id="1303" w:author="Claude" w:date="2026-09-30T12:00:00Z">
        <w:r>
          <w:delText xml:space="preserve">with</w:delText>
        </w:r>
      </w:del>
      <w:ins w:id="1304" w:author="Claude" w:date="2026-09-30T12:00:00Z">
        <w:r>
          <w:t xml:space="preserve">of</w:t>
        </w:r>
      </w:ins>
      <w:r>
        <w:t xml:space="preserve"> 8, 32, and 128 nodes </w:t>
      </w:r>
      <w:del w:id="1305" w:author="Claude" w:date="2026-09-30T12:00:00Z">
        <w:r>
          <w:delText xml:space="preserve">that is in </w:delText>
        </w:r>
      </w:del>
      <w:r>
        <w:t xml:space="preserve">between the two</w:t>
      </w:r>
      <w:ins w:id="1306" w:author="Claude" w:date="2026-09-30T12:00:00Z">
        <w:r>
          <w:t xml:space="preserve"> hidden</w:t>
        </w:r>
      </w:ins>
      <w:r>
        <w:t xml:space="preserve"> layers. The parameter count </w:t>
      </w:r>
      <w:del w:id="1307" w:author="Claude" w:date="2026-09-30T12:00:00Z">
        <w:r>
          <w:delText xml:space="preserve">per</w:delText>
        </w:r>
      </w:del>
      <w:ins w:id="1308" w:author="Claude" w:date="2026-09-30T12:00:00Z">
        <w:r>
          <w:t xml:space="preserve">for</w:t>
        </w:r>
      </w:ins>
      <w:r>
        <w:t xml:space="preserve"> </w:t>
      </w:r>
      <w:del w:id="1309" w:author="Claude" w:date="2026-09-30T12:00:00Z">
        <w:r>
          <w:delText xml:space="preserve">bottlenecks</w:delText>
        </w:r>
      </w:del>
      <w:ins w:id="1310" w:author="Claude" w:date="2026-09-30T12:00:00Z">
        <w:r>
          <w:t xml:space="preserve">each</w:t>
        </w:r>
      </w:ins>
      <w:r>
        <w:t xml:space="preserve"> </w:t>
      </w:r>
      <w:del w:id="1311" w:author="Claude" w:date="2026-09-30T12:00:00Z">
        <w:r>
          <w:delText xml:space="preserve">are</w:delText>
        </w:r>
      </w:del>
      <w:ins w:id="1312" w:author="Claude" w:date="2026-09-30T12:00:00Z">
        <w:r>
          <w:t xml:space="preserve">bottleneck size is</w:t>
        </w:r>
      </w:ins>
      <w:r>
        <w:t xml:space="preserve"> shown below. </w:t>
      </w:r>
    </w:p>
    <w:tbl>
      <w:tblPr>
        <w:tblStyle w:val="TableGrid"/>
        <w:tblW w:w="0" w:type="auto"/>
        <w:jc w:val="center"/>
        <w:tblLook w:val="06A0" w:firstRow="1" w:lastRow="0" w:firstColumn="1" w:lastColumn="0" w:noHBand="1" w:noVBand="1"/>
      </w:tblPr>
      <w:tblGrid>
        <w:gridCol w:w="2235"/>
        <w:gridCol w:w="3435"/>
      </w:tblGrid>
      <w:tr w:rsidR="00E748DA" w14:paraId="7C4CA1C4" w14:textId="77777777" w:rsidTr="008C2BD9">
        <w:trPr>
          <w:trHeight w:val="300"/>
          <w:jc w:val="center"/>
        </w:trPr>
        <w:tc>
          <w:tcPr>
            <w:tcW w:w="2235" w:type="dxa"/>
            <w:shd w:val="clear" w:color="auto" w:fill="D1D1D1" w:themeFill="background2" w:themeFillShade="E6"/>
          </w:tcPr>
          <w:p w14:paraId="1D7F8F32" w14:textId="77777777" w:rsidR="00E748DA" w:rsidRDefault="00E748DA" w:rsidP="008C2BD9">
            <w:pPr>
              <w:jc w:val="center"/>
              <w:rPr>
                <w:rFonts w:hint="eastAsia"/>
                <w:b/>
                <w:bCs/>
              </w:rPr>
            </w:pPr>
            <w:r>
              <w:rPr>
                <w:b/>
                <w:bCs/>
              </w:rPr>
              <w:t>Bottleneck Size</w:t>
            </w:r>
          </w:p>
        </w:tc>
        <w:tc>
          <w:tcPr>
            <w:tcW w:w="3435" w:type="dxa"/>
            <w:shd w:val="clear" w:color="auto" w:fill="D1D1D1" w:themeFill="background2" w:themeFillShade="E6"/>
          </w:tcPr>
          <w:p w14:paraId="41A544C9" w14:textId="6902ACD5" w:rsidR="00E748DA" w:rsidRDefault="00E748DA" w:rsidP="008C2BD9">
            <w:pPr>
              <w:jc w:val="center"/>
              <w:rPr>
                <w:rFonts w:hint="eastAsia"/>
                <w:b/>
                <w:bCs/>
              </w:rPr>
            </w:pPr>
            <w:r>
              <w:rPr>
                <w:b/>
                <w:bCs/>
              </w:rPr>
              <w:t>Parameter Count</w:t>
            </w:r>
          </w:p>
        </w:tc>
      </w:tr>
      <w:tr w:rsidR="00E748DA" w14:paraId="0BEE1DE4" w14:textId="77777777" w:rsidTr="008C2BD9">
        <w:trPr>
          <w:trHeight w:val="300"/>
          <w:jc w:val="center"/>
        </w:trPr>
        <w:tc>
          <w:tcPr>
            <w:tcW w:w="2235" w:type="dxa"/>
          </w:tcPr>
          <w:p w14:paraId="22E6D8BC" w14:textId="77777777" w:rsidR="00E748DA" w:rsidRDefault="00E748DA" w:rsidP="008C2BD9">
            <w:pPr>
              <w:jc w:val="center"/>
              <w:rPr>
                <w:rFonts w:hint="eastAsia"/>
              </w:rPr>
            </w:pPr>
            <w:r>
              <w:t>8</w:t>
            </w:r>
          </w:p>
        </w:tc>
        <w:tc>
          <w:tcPr>
            <w:tcW w:w="3435" w:type="dxa"/>
          </w:tcPr>
          <w:p w14:paraId="0D1579CB" w14:textId="43FE6DB9" w:rsidR="00E748DA" w:rsidRDefault="00D41EB0" w:rsidP="008C2BD9">
            <w:pPr>
              <w:jc w:val="center"/>
              <w:rPr>
                <w:rFonts w:hint="eastAsia"/>
              </w:rPr>
            </w:pPr>
            <w:r>
              <w:t>622,504</w:t>
            </w:r>
          </w:p>
        </w:tc>
      </w:tr>
      <w:tr w:rsidR="00E748DA" w14:paraId="120F92E0" w14:textId="77777777" w:rsidTr="008C2BD9">
        <w:trPr>
          <w:trHeight w:val="300"/>
          <w:jc w:val="center"/>
        </w:trPr>
        <w:tc>
          <w:tcPr>
            <w:tcW w:w="2235" w:type="dxa"/>
          </w:tcPr>
          <w:p w14:paraId="48FD6FB2" w14:textId="77777777" w:rsidR="00E748DA" w:rsidRDefault="00E748DA" w:rsidP="008C2BD9">
            <w:pPr>
              <w:jc w:val="center"/>
              <w:rPr>
                <w:rFonts w:hint="eastAsia"/>
              </w:rPr>
            </w:pPr>
            <w:r>
              <w:t>32</w:t>
            </w:r>
          </w:p>
        </w:tc>
        <w:tc>
          <w:tcPr>
            <w:tcW w:w="3435" w:type="dxa"/>
          </w:tcPr>
          <w:p w14:paraId="3DB2DE86" w14:textId="783680BE" w:rsidR="00E748DA" w:rsidRDefault="008713A8" w:rsidP="008C2BD9">
            <w:pPr>
              <w:jc w:val="center"/>
              <w:rPr>
                <w:rFonts w:hint="eastAsia"/>
              </w:rPr>
            </w:pPr>
            <w:r>
              <w:t>641,344</w:t>
            </w:r>
          </w:p>
        </w:tc>
      </w:tr>
      <w:tr w:rsidR="00E748DA" w14:paraId="399325D0" w14:textId="77777777" w:rsidTr="008C2BD9">
        <w:trPr>
          <w:trHeight w:val="300"/>
          <w:jc w:val="center"/>
        </w:trPr>
        <w:tc>
          <w:tcPr>
            <w:tcW w:w="2235" w:type="dxa"/>
          </w:tcPr>
          <w:p w14:paraId="7A8246D5" w14:textId="77777777" w:rsidR="00E748DA" w:rsidRDefault="00E748DA" w:rsidP="008C2BD9">
            <w:pPr>
              <w:jc w:val="center"/>
              <w:rPr>
                <w:rFonts w:hint="eastAsia"/>
              </w:rPr>
            </w:pPr>
            <w:r>
              <w:t>128</w:t>
            </w:r>
          </w:p>
        </w:tc>
        <w:tc>
          <w:tcPr>
            <w:tcW w:w="3435" w:type="dxa"/>
          </w:tcPr>
          <w:p w14:paraId="72E440B4" w14:textId="1C14259A" w:rsidR="00E748DA" w:rsidRDefault="00D41EB0" w:rsidP="008C2BD9">
            <w:pPr>
              <w:jc w:val="center"/>
              <w:rPr>
                <w:rFonts w:hint="eastAsia"/>
              </w:rPr>
            </w:pPr>
            <w:r>
              <w:t>716,704</w:t>
            </w:r>
          </w:p>
        </w:tc>
      </w:tr>
    </w:tbl>
    <w:p w14:paraId="45365B4B" w14:textId="78CB31F0" w:rsidR="00E748DA" w:rsidRDefault="009F603F" w:rsidP="009F603F">
      <w:pPr>
        <w:jc w:val="center"/>
        <w:rPr>
          <w:rFonts w:hint="eastAsia"/>
        </w:rPr>
      </w:pPr>
      <w:r>
        <w:br/>
        <w:t xml:space="preserve">Table 1: Parameters per Bottleneck Size</w:t>
      </w:r>
    </w:p>
    <w:p w14:paraId="60A72DFE" w14:textId="27CDBAC5" w:rsidR="006B4995" w:rsidRDefault="20452BA3" w:rsidP="45B42FF5">
      <w:pPr>
        <w:pStyle w:val="Heading1"/>
        <w:rPr>
          <w:rFonts w:hint="eastAsia"/>
        </w:rPr>
      </w:pPr>
      <w:r>
        <w:t>Training</w:t>
      </w:r>
    </w:p>
    <w:p w14:paraId="6041D28A" w14:textId="63F6A273" w:rsidR="007A5FFE" w:rsidRDefault="0099380A" w:rsidP="45B42FF5">
      <w:pPr>
        <w:rPr>
          <w:rFonts w:hint="eastAsia"/>
        </w:rPr>
      </w:pPr>
      <w:r>
        <w:t xml:space="preserve">The MLP </w:t>
      </w:r>
      <w:del w:id="1267" w:author="Claude" w:date="2026-09-30T12:00:00Z">
        <w:r>
          <w:delText xml:space="preserve">Autoencoder</w:delText>
        </w:r>
      </w:del>
      <w:ins w:id="1268" w:author="Claude" w:date="2026-09-30T12:00:00Z">
        <w:r>
          <w:t xml:space="preserve">autoencoder</w:t>
        </w:r>
      </w:ins>
      <w:r>
        <w:t xml:space="preserve"> was trained using the Adaptive Moment Estimation (Adam) optimization </w:t>
      </w:r>
      <w:del w:id="1269" w:author="Claude" w:date="2026-09-30T12:00:00Z">
        <w:r>
          <w:delText xml:space="preserve">algorithm</w:delText>
        </w:r>
      </w:del>
      <w:ins w:id="1270" w:author="Claude" w:date="2026-09-30T12:00:00Z">
        <w:r>
          <w:t xml:space="preserve">algorithm,</w:t>
        </w:r>
      </w:ins>
      <w:r>
        <w:t xml:space="preserve"> </w:t>
      </w:r>
      <w:del w:id="1271" w:author="Claude" w:date="2026-09-30T12:00:00Z">
        <w:r>
          <w:delText xml:space="preserve">and loss was managed using</w:delText>
        </w:r>
      </w:del>
      <w:ins w:id="1272" w:author="Claude" w:date="2026-09-30T12:00:00Z">
        <w:r>
          <w:t xml:space="preserve">with</w:t>
        </w:r>
      </w:ins>
      <w:r>
        <w:t xml:space="preserve"> PyTorch’s MSELoss </w:t>
      </w:r>
      <w:del w:id="1273" w:author="Claude" w:date="2026-09-30T12:00:00Z">
        <w:r>
          <w:delText xml:space="preserve">function for mean</w:delText>
        </w:r>
      </w:del>
      <w:ins w:id="1274" w:author="Claude" w:date="2026-09-30T12:00:00Z">
        <w:r>
          <w:t xml:space="preserve">(mean</w:t>
        </w:r>
      </w:ins>
      <w:r>
        <w:t xml:space="preserve"> squared </w:t>
      </w:r>
      <w:del w:id="1275" w:author="Claude" w:date="2026-09-30T12:00:00Z">
        <w:r>
          <w:delText xml:space="preserve">error</w:delText>
        </w:r>
      </w:del>
      <w:ins w:id="1276" w:author="Claude" w:date="2026-09-30T12:00:00Z">
        <w:r>
          <w:t xml:space="preserve">error) as the loss</w:t>
        </w:r>
      </w:ins>
      <w:r>
        <w:t xml:space="preserve"> function. </w:t>
      </w:r>
      <w:del w:id="1277" w:author="Claude" w:date="2026-09-30T12:00:00Z">
        <w:r>
          <w:delText xml:space="preserve">Next, the</w:delText>
        </w:r>
      </w:del>
      <w:ins w:id="1278" w:author="Claude" w:date="2026-09-30T12:00:00Z">
        <w:r>
          <w:t xml:space="preserve">The</w:t>
        </w:r>
      </w:ins>
      <w:r>
        <w:t xml:space="preserve"> training </w:t>
      </w:r>
      <w:del w:id="1279" w:author="Claude" w:date="2026-09-30T12:00:00Z">
        <w:r>
          <w:delText xml:space="preserve">leveraged</w:delText>
        </w:r>
      </w:del>
      <w:ins w:id="1280" w:author="Claude" w:date="2026-09-30T12:00:00Z">
        <w:r>
          <w:t xml:space="preserve">also</w:t>
        </w:r>
      </w:ins>
      <w:r>
        <w:t xml:space="preserve"> </w:t>
      </w:r>
      <w:del w:id="1281" w:author="Claude" w:date="2026-09-30T12:00:00Z">
        <w:r>
          <w:delText xml:space="preserve">the</w:delText>
        </w:r>
      </w:del>
      <w:ins w:id="1282" w:author="Claude" w:date="2026-09-30T12:00:00Z">
        <w:r>
          <w:t xml:space="preserve">used a</w:t>
        </w:r>
      </w:ins>
      <w:r>
        <w:t xml:space="preserve"> ReduceLROnPlateau </w:t>
      </w:r>
      <w:del w:id="1283" w:author="Claude" w:date="2026-09-30T12:00:00Z">
        <w:r>
          <w:delText xml:space="preserve">scheduler</w:delText>
        </w:r>
      </w:del>
      <w:ins w:id="1284" w:author="Claude" w:date="2026-09-30T12:00:00Z">
        <w:r>
          <w:t xml:space="preserve">scheduler,</w:t>
        </w:r>
      </w:ins>
      <w:r>
        <w:t xml:space="preserve"> </w:t>
      </w:r>
      <w:del w:id="1285" w:author="Claude" w:date="2026-09-30T12:00:00Z">
        <w:r>
          <w:delText xml:space="preserve">was</w:delText>
        </w:r>
      </w:del>
      <w:ins w:id="1286" w:author="Claude" w:date="2026-09-30T12:00:00Z">
        <w:r>
          <w:t xml:space="preserve">which</w:t>
        </w:r>
      </w:ins>
      <w:r>
        <w:t xml:space="preserve"> </w:t>
      </w:r>
      <w:del w:id="1287" w:author="Claude" w:date="2026-09-30T12:00:00Z">
        <w:r>
          <w:delText xml:space="preserve">used to reduce</w:delText>
        </w:r>
      </w:del>
      <w:ins w:id="1288" w:author="Claude" w:date="2026-09-30T12:00:00Z">
        <w:r>
          <w:t xml:space="preserve">reduces</w:t>
        </w:r>
      </w:ins>
      <w:r>
        <w:t xml:space="preserve"> the learning rate when the training </w:t>
      </w:r>
      <w:ins w:id="1289" w:author="Claude" w:date="2026-09-30T12:00:00Z">
        <w:r>
          <w:t xml:space="preserve">loss </w:t>
        </w:r>
      </w:ins>
      <w:r>
        <w:t xml:space="preserve">stops improving </w:t>
      </w:r>
      <w:del w:id="1290" w:author="Claude" w:date="2026-09-30T12:00:00Z">
        <w:r>
          <w:delText xml:space="preserve">over</w:delText>
        </w:r>
      </w:del>
      <w:ins w:id="1291" w:author="Claude" w:date="2026-09-30T12:00:00Z">
        <w:r>
          <w:t xml:space="preserve">for</w:t>
        </w:r>
      </w:ins>
      <w:r>
        <w:t xml:space="preserve"> 10 epochs. Lastly, Xavier uniform </w:t>
      </w:r>
      <w:ins w:id="1292" w:author="Claude" w:date="2026-09-30T12:00:00Z">
        <w:r>
          <w:t xml:space="preserve">initialization </w:t>
        </w:r>
      </w:ins>
      <w:r>
        <w:t xml:space="preserve">was used </w:t>
      </w:r>
      <w:del w:id="1293" w:author="Claude" w:date="2026-09-30T12:00:00Z">
        <w:r>
          <w:delText xml:space="preserve">to initialize</w:delText>
        </w:r>
      </w:del>
      <w:ins w:id="1294" w:author="Claude" w:date="2026-09-30T12:00:00Z">
        <w:r>
          <w:t xml:space="preserve">for</w:t>
        </w:r>
      </w:ins>
      <w:r>
        <w:t xml:space="preserve"> the </w:t>
      </w:r>
      <w:del w:id="1295" w:author="Claude" w:date="2026-09-30T12:00:00Z">
        <w:r>
          <w:delText xml:space="preserve">weights</w:delText>
        </w:r>
      </w:del>
      <w:ins w:id="1296" w:author="Claude" w:date="2026-09-30T12:00:00Z">
        <w:r>
          <w:t xml:space="preserve">weights,</w:t>
        </w:r>
      </w:ins>
      <w:r>
        <w:t xml:space="preserve"> and </w:t>
      </w:r>
      <w:del w:id="1297" w:author="Claude" w:date="2026-09-30T12:00:00Z">
        <w:r>
          <w:delText xml:space="preserve">set </w:delText>
        </w:r>
      </w:del>
      <w:r>
        <w:t xml:space="preserve">the </w:t>
      </w:r>
      <w:del w:id="1298" w:author="Claude" w:date="2026-09-30T12:00:00Z">
        <w:r>
          <w:delText xml:space="preserve">default</w:delText>
        </w:r>
      </w:del>
      <w:ins w:id="1299" w:author="Claude" w:date="2026-09-30T12:00:00Z">
        <w:r>
          <w:t xml:space="preserve">biases</w:t>
        </w:r>
      </w:ins>
      <w:r>
        <w:t xml:space="preserve"> </w:t>
      </w:r>
      <w:del w:id="1300" w:author="Claude" w:date="2026-09-30T12:00:00Z">
        <w:r>
          <w:delText xml:space="preserve">bias</w:delText>
        </w:r>
      </w:del>
      <w:ins w:id="1301" w:author="Claude" w:date="2026-09-30T12:00:00Z">
        <w:r>
          <w:t xml:space="preserve">were set</w:t>
        </w:r>
      </w:ins>
      <w:r>
        <w:t xml:space="preserve"> to 0.01. The reported training loss for each epoch is the mean of the per-batch MSE over all batches. Weights were saved after every epoch, so each .pth file holds the epoch-30 weights. </w:t>
      </w:r>
    </w:p>
    <w:p w14:paraId="752B6FC7" w14:textId="5458814E" w:rsidR="006B4995" w:rsidRDefault="20452BA3" w:rsidP="45B42FF5">
      <w:pPr>
        <w:pStyle w:val="Heading1"/>
      </w:pPr>
      <w:r>
        <w:lastRenderedPageBreak/>
        <w:t>Outputs</w:t>
      </w:r>
    </w:p>
    <w:p w14:paraId="3C4CBB15" w14:textId="6D81252B" w:rsidR="003A21A3" w:rsidRDefault="003A21A3" w:rsidP="00034271">
      <w:pPr>
        <w:rPr>
          <w:rFonts w:hint="eastAsia"/>
        </w:rPr>
      </w:pPr>
      <w:r>
        <w:t xml:space="preserve">Below are the </w:t>
      </w:r>
      <w:del w:id="1237" w:author="Claude" w:date="2026-09-30T12:00:00Z">
        <w:r>
          <w:delText xml:space="preserve">training loss curves of </w:delText>
        </w:r>
      </w:del>
      <w:r>
        <w:t xml:space="preserve">loss vs. </w:t>
      </w:r>
      <w:del w:id="1238" w:author="Claude" w:date="2026-09-30T12:00:00Z">
        <w:r>
          <w:delText xml:space="preserve">epochs</w:delText>
        </w:r>
      </w:del>
      <w:ins w:id="1239" w:author="Claude" w:date="2026-09-30T12:00:00Z">
        <w:r>
          <w:t xml:space="preserve">epoch</w:t>
        </w:r>
      </w:ins>
      <w:r>
        <w:t xml:space="preserve"> </w:t>
      </w:r>
      <w:del w:id="1240" w:author="Claude" w:date="2026-09-30T12:00:00Z">
        <w:r>
          <w:delText xml:space="preserve">generated</w:delText>
        </w:r>
      </w:del>
      <w:ins w:id="1241" w:author="Claude" w:date="2026-09-30T12:00:00Z">
        <w:r>
          <w:t xml:space="preserve">training</w:t>
        </w:r>
      </w:ins>
      <w:r>
        <w:t xml:space="preserve"> </w:t>
      </w:r>
      <w:del w:id="1242" w:author="Claude" w:date="2026-09-30T12:00:00Z">
        <w:r>
          <w:delText xml:space="preserve">when</w:delText>
        </w:r>
      </w:del>
      <w:ins w:id="1243" w:author="Claude" w:date="2026-09-30T12:00:00Z">
        <w:r>
          <w:t xml:space="preserve">curves</w:t>
        </w:r>
      </w:ins>
      <w:r>
        <w:t xml:space="preserve"> </w:t>
      </w:r>
      <w:del w:id="1244" w:author="Claude" w:date="2026-09-30T12:00:00Z">
        <w:r>
          <w:delText xml:space="preserve">creating</w:delText>
        </w:r>
      </w:del>
      <w:ins w:id="1245" w:author="Claude" w:date="2026-09-30T12:00:00Z">
        <w:r>
          <w:t xml:space="preserve">for</w:t>
        </w:r>
      </w:ins>
      <w:r>
        <w:t xml:space="preserve"> the </w:t>
      </w:r>
      <w:del w:id="1246" w:author="Claude" w:date="2026-09-30T12:00:00Z">
        <w:r>
          <w:delText xml:space="preserve">Multilayer</w:delText>
        </w:r>
      </w:del>
      <w:ins w:id="1247" w:author="Claude" w:date="2026-09-30T12:00:00Z">
        <w:r>
          <w:t xml:space="preserve">multilayer</w:t>
        </w:r>
      </w:ins>
      <w:r>
        <w:t xml:space="preserve"> </w:t>
      </w:r>
      <w:del w:id="1248" w:author="Claude" w:date="2026-09-30T12:00:00Z">
        <w:r>
          <w:delText xml:space="preserve">Perceptrons</w:delText>
        </w:r>
      </w:del>
      <w:ins w:id="1249" w:author="Claude" w:date="2026-09-30T12:00:00Z">
        <w:r>
          <w:t xml:space="preserve">perceptron</w:t>
        </w:r>
      </w:ins>
      <w:r>
        <w:t xml:space="preserve"> (MLP) autoencoder models. Each model was trained </w:t>
      </w:r>
      <w:del w:id="1250" w:author="Claude" w:date="2026-09-30T12:00:00Z">
        <w:r>
          <w:delText xml:space="preserve">with</w:delText>
        </w:r>
      </w:del>
      <w:ins w:id="1251" w:author="Claude" w:date="2026-09-30T12:00:00Z">
        <w:r>
          <w:t xml:space="preserve">for</w:t>
        </w:r>
      </w:ins>
      <w:r>
        <w:t xml:space="preserve"> 30 epochs. A common trend </w:t>
      </w:r>
      <w:del w:id="1252" w:author="Claude" w:date="2026-09-30T12:00:00Z">
        <w:r>
          <w:delText xml:space="preserve">when</w:delText>
        </w:r>
      </w:del>
      <w:ins w:id="1253" w:author="Claude" w:date="2026-09-30T12:00:00Z">
        <w:r>
          <w:t xml:space="preserve">during</w:t>
        </w:r>
      </w:ins>
      <w:r>
        <w:t xml:space="preserve"> training was that the more nodes in the bottleneck, the lower the loss over the epochs. </w:t>
      </w:r>
      <w:del w:id="1254" w:author="Claude" w:date="2026-09-30T12:00:00Z">
        <w:r>
          <w:delText xml:space="preserve">At</w:delText>
        </w:r>
      </w:del>
      <w:ins w:id="1255" w:author="Claude" w:date="2026-09-30T12:00:00Z">
        <w:r>
          <w:t xml:space="preserve">With</w:t>
        </w:r>
      </w:ins>
      <w:r>
        <w:t xml:space="preserve"> a bottleneck of 128, the loss is below </w:t>
      </w:r>
      <w:del w:id="1256" w:author="Claude" w:date="2026-09-30T12:00:00Z">
        <w:r>
          <w:delText xml:space="preserve">0.01;</w:delText>
        </w:r>
      </w:del>
      <w:ins w:id="1257" w:author="Claude" w:date="2026-09-30T12:00:00Z">
        <w:r>
          <w:t xml:space="preserve">0.01,</w:t>
        </w:r>
      </w:ins>
      <w:r>
        <w:t xml:space="preserve"> </w:t>
      </w:r>
      <w:del w:id="1258" w:author="Claude" w:date="2026-09-30T12:00:00Z">
        <w:r>
          <w:delText xml:space="preserve">whereas,</w:delText>
        </w:r>
      </w:del>
      <w:ins w:id="1259" w:author="Claude" w:date="2026-09-30T12:00:00Z">
        <w:r>
          <w:t xml:space="preserve">whereas</w:t>
        </w:r>
      </w:ins>
      <w:r>
        <w:t xml:space="preserve"> </w:t>
      </w:r>
      <w:del w:id="1260" w:author="Claude" w:date="2026-09-30T12:00:00Z">
        <w:r>
          <w:delText xml:space="preserve">the</w:delText>
        </w:r>
      </w:del>
      <w:ins w:id="1261" w:author="Claude" w:date="2026-09-30T12:00:00Z">
        <w:r>
          <w:t xml:space="preserve">with a</w:t>
        </w:r>
      </w:ins>
      <w:r>
        <w:t xml:space="preserve"> bottleneck of </w:t>
      </w:r>
      <w:del w:id="1262" w:author="Claude" w:date="2026-09-30T12:00:00Z">
        <w:r>
          <w:delText xml:space="preserve">8</w:delText>
        </w:r>
      </w:del>
      <w:ins w:id="1263" w:author="Claude" w:date="2026-09-30T12:00:00Z">
        <w:r>
          <w:t xml:space="preserve">8,</w:t>
        </w:r>
      </w:ins>
      <w:r>
        <w:t xml:space="preserve"> </w:t>
      </w:r>
      <w:del w:id="1264" w:author="Claude" w:date="2026-09-30T12:00:00Z">
        <w:r>
          <w:delText xml:space="preserve">has a</w:delText>
        </w:r>
      </w:del>
      <w:ins w:id="1265" w:author="Claude" w:date="2026-09-30T12:00:00Z">
        <w:r>
          <w:t xml:space="preserve">the</w:t>
        </w:r>
      </w:ins>
      <w:r>
        <w:t xml:space="preserve"> loss</w:t>
      </w:r>
      <w:ins w:id="1266" w:author="Claude" w:date="2026-09-30T12:00:00Z">
        <w:r>
          <w:t xml:space="preserve"> is</w:t>
        </w:r>
      </w:ins>
      <w:r>
        <w:t xml:space="preserve"> higher than 0.015. </w:t>
      </w:r>
    </w:p>
    <w:p w14:paraId="2F7C6C2D" w14:textId="77777777" w:rsidR="00005615" w:rsidRDefault="00005615" w:rsidP="003A21A3">
      <w:pPr>
        <w:jc w:val="center"/>
        <w:rPr>
          <w:rFonts w:hint="eastAsia"/>
        </w:rPr>
      </w:pPr>
      <w:r>
        <w:rPr>
          <w:noProof/>
        </w:rPr>
        <w:drawing>
          <wp:inline distT="0" distB="0" distL="0" distR="0" wp14:anchorId="5D05D0EE" wp14:editId="240205D1">
            <wp:extent cx="4562245" cy="2466989"/>
            <wp:effectExtent l="0" t="0" r="0" b="0"/>
            <wp:docPr id="1171709185" name="Picture 2" descr="A graph with a line  AI-generated content may be incorrect.">
              <a:extLst xmlns:a="http://schemas.openxmlformats.org/drawingml/2006/main">
                <a:ext uri="{FF2B5EF4-FFF2-40B4-BE49-F238E27FC236}">
                  <a16:creationId xmlns:a16="http://schemas.microsoft.com/office/drawing/2014/main" id="{2796214C-088B-4EDC-AE38-C96BB4B09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09185" name="Picture 2" descr="A graph with a line  AI-generated content may be incorrect."/>
                    <pic:cNvPicPr/>
                  </pic:nvPicPr>
                  <pic:blipFill rotWithShape="1">
                    <a:blip r:embed="rId11" cstate="print">
                      <a:extLst>
                        <a:ext uri="{28A0092B-C50C-407E-A947-70E740481C1C}">
                          <a14:useLocalDpi xmlns:a14="http://schemas.microsoft.com/office/drawing/2010/main" val="0"/>
                        </a:ext>
                      </a:extLst>
                    </a:blip>
                    <a:srcRect l="1414" t="5409" b="3200"/>
                    <a:stretch>
                      <a:fillRect/>
                    </a:stretch>
                  </pic:blipFill>
                  <pic:spPr bwMode="auto">
                    <a:xfrm>
                      <a:off x="0" y="0"/>
                      <a:ext cx="4740227" cy="2563231"/>
                    </a:xfrm>
                    <a:prstGeom prst="rect">
                      <a:avLst/>
                    </a:prstGeom>
                    <a:ln>
                      <a:noFill/>
                    </a:ln>
                    <a:extLst>
                      <a:ext uri="{53640926-AAD7-44D8-BBD7-CCE9431645EC}">
                        <a14:shadowObscured xmlns:a14="http://schemas.microsoft.com/office/drawing/2010/main"/>
                      </a:ext>
                    </a:extLst>
                  </pic:spPr>
                </pic:pic>
              </a:graphicData>
            </a:graphic>
          </wp:inline>
        </w:drawing>
      </w:r>
    </w:p>
    <w:p w14:paraId="534EBE75" w14:textId="4A7556B8" w:rsidR="00005615" w:rsidRDefault="00396C75" w:rsidP="003A21A3">
      <w:pPr>
        <w:jc w:val="center"/>
        <w:rPr>
          <w:rFonts w:hint="eastAsia"/>
        </w:rPr>
      </w:pPr>
      <w:r>
        <w:t xml:space="preserve">Figure 2: Loss vs. Epoch with Bottleneck of 8</w:t>
      </w:r>
    </w:p>
    <w:p w14:paraId="0EED839F" w14:textId="77777777" w:rsidR="00005615" w:rsidRDefault="00005615" w:rsidP="003A21A3">
      <w:pPr>
        <w:jc w:val="center"/>
        <w:rPr>
          <w:rFonts w:hint="eastAsia"/>
        </w:rPr>
      </w:pPr>
      <w:r>
        <w:rPr>
          <w:noProof/>
        </w:rPr>
        <w:drawing>
          <wp:inline distT="0" distB="0" distL="0" distR="0" wp14:anchorId="375EB262" wp14:editId="1B0120F7">
            <wp:extent cx="4628545" cy="2462540"/>
            <wp:effectExtent l="0" t="0" r="0" b="1270"/>
            <wp:docPr id="836101520" name="Picture 3" descr="A graph of a line  AI-generated content may be incorrect.">
              <a:extLst xmlns:a="http://schemas.openxmlformats.org/drawingml/2006/main">
                <a:ext uri="{FF2B5EF4-FFF2-40B4-BE49-F238E27FC236}">
                  <a16:creationId xmlns:a16="http://schemas.microsoft.com/office/drawing/2014/main" id="{4D12FB8F-223A-474E-ACD1-6D6BBD2A8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01520" name="Picture 3" descr="A graph of a line  AI-generated content may be incorrect."/>
                    <pic:cNvPicPr/>
                  </pic:nvPicPr>
                  <pic:blipFill rotWithShape="1">
                    <a:blip r:embed="rId12" cstate="print">
                      <a:extLst>
                        <a:ext uri="{28A0092B-C50C-407E-A947-70E740481C1C}">
                          <a14:useLocalDpi xmlns:a14="http://schemas.microsoft.com/office/drawing/2010/main" val="0"/>
                        </a:ext>
                      </a:extLst>
                    </a:blip>
                    <a:srcRect t="4891" b="3883"/>
                    <a:stretch>
                      <a:fillRect/>
                    </a:stretch>
                  </pic:blipFill>
                  <pic:spPr bwMode="auto">
                    <a:xfrm>
                      <a:off x="0" y="0"/>
                      <a:ext cx="4644526" cy="2471042"/>
                    </a:xfrm>
                    <a:prstGeom prst="rect">
                      <a:avLst/>
                    </a:prstGeom>
                    <a:ln>
                      <a:noFill/>
                    </a:ln>
                    <a:extLst>
                      <a:ext uri="{53640926-AAD7-44D8-BBD7-CCE9431645EC}">
                        <a14:shadowObscured xmlns:a14="http://schemas.microsoft.com/office/drawing/2010/main"/>
                      </a:ext>
                    </a:extLst>
                  </pic:spPr>
                </pic:pic>
              </a:graphicData>
            </a:graphic>
          </wp:inline>
        </w:drawing>
      </w:r>
    </w:p>
    <w:p w14:paraId="48DF1A91" w14:textId="426ADCD1" w:rsidR="00005615" w:rsidRDefault="00396C75" w:rsidP="003A21A3">
      <w:pPr>
        <w:jc w:val="center"/>
        <w:rPr>
          <w:rFonts w:hint="eastAsia"/>
        </w:rPr>
      </w:pPr>
      <w:r>
        <w:t xml:space="preserve">Figure 3: Loss vs. Epoch with Bottleneck of 32</w:t>
      </w:r>
    </w:p>
    <w:p w14:paraId="320B022C" w14:textId="77777777" w:rsidR="00005615" w:rsidRDefault="00005615" w:rsidP="00005615">
      <w:pPr>
        <w:rPr>
          <w:rFonts w:hint="eastAsia"/>
        </w:rPr>
      </w:pPr>
    </w:p>
    <w:p w14:paraId="6B5F0F20" w14:textId="77777777" w:rsidR="00005615" w:rsidRDefault="00005615" w:rsidP="00005615">
      <w:pPr>
        <w:rPr>
          <w:rFonts w:hint="eastAsia"/>
        </w:rPr>
      </w:pPr>
    </w:p>
    <w:p w14:paraId="38D420DB" w14:textId="77777777" w:rsidR="00005615" w:rsidRDefault="00005615" w:rsidP="003A21A3">
      <w:pPr>
        <w:jc w:val="center"/>
        <w:rPr>
          <w:rFonts w:hint="eastAsia"/>
        </w:rPr>
      </w:pPr>
      <w:r>
        <w:rPr>
          <w:noProof/>
        </w:rPr>
        <w:lastRenderedPageBreak/>
        <w:drawing>
          <wp:inline distT="0" distB="0" distL="0" distR="0" wp14:anchorId="37B77013" wp14:editId="7EBAC830">
            <wp:extent cx="4483846" cy="2510814"/>
            <wp:effectExtent l="0" t="0" r="0" b="3810"/>
            <wp:docPr id="704374836" name="Picture 4" descr="A graph of a line  AI-generated content may be incorrect.">
              <a:extLst xmlns:a="http://schemas.openxmlformats.org/drawingml/2006/main">
                <a:ext uri="{FF2B5EF4-FFF2-40B4-BE49-F238E27FC236}">
                  <a16:creationId xmlns:a16="http://schemas.microsoft.com/office/drawing/2014/main" id="{6EC42878-0221-428F-A39D-2C5612E48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4836" name="Picture 4" descr="A graph of a line  AI-generated content may be incorrect."/>
                    <pic:cNvPicPr/>
                  </pic:nvPicPr>
                  <pic:blipFill rotWithShape="1">
                    <a:blip r:embed="rId13" cstate="print">
                      <a:extLst>
                        <a:ext uri="{28A0092B-C50C-407E-A947-70E740481C1C}">
                          <a14:useLocalDpi xmlns:a14="http://schemas.microsoft.com/office/drawing/2010/main" val="0"/>
                        </a:ext>
                      </a:extLst>
                    </a:blip>
                    <a:srcRect l="2139" t="5787" r="987" b="1198"/>
                    <a:stretch>
                      <a:fillRect/>
                    </a:stretch>
                  </pic:blipFill>
                  <pic:spPr bwMode="auto">
                    <a:xfrm>
                      <a:off x="0" y="0"/>
                      <a:ext cx="4484868" cy="2511386"/>
                    </a:xfrm>
                    <a:prstGeom prst="rect">
                      <a:avLst/>
                    </a:prstGeom>
                    <a:ln>
                      <a:noFill/>
                    </a:ln>
                    <a:extLst>
                      <a:ext uri="{53640926-AAD7-44D8-BBD7-CCE9431645EC}">
                        <a14:shadowObscured xmlns:a14="http://schemas.microsoft.com/office/drawing/2010/main"/>
                      </a:ext>
                    </a:extLst>
                  </pic:spPr>
                </pic:pic>
              </a:graphicData>
            </a:graphic>
          </wp:inline>
        </w:drawing>
      </w:r>
    </w:p>
    <w:p w14:paraId="3CFD507E" w14:textId="398BBC60" w:rsidR="00005615" w:rsidRDefault="00396C75" w:rsidP="003A21A3">
      <w:pPr>
        <w:jc w:val="center"/>
        <w:rPr>
          <w:rFonts w:hint="eastAsia"/>
        </w:rPr>
      </w:pPr>
      <w:r>
        <w:t xml:space="preserve">Figure 4: Loss vs. Epoch with Bottleneck of 128</w:t>
      </w:r>
    </w:p>
    <w:p w14:paraId="0309F158" w14:textId="77777777" w:rsidR="00005615" w:rsidRDefault="00005615" w:rsidP="00034271">
      <w:pPr>
        <w:rPr>
          <w:rFonts w:hint="eastAsia"/>
        </w:rPr>
      </w:pPr>
    </w:p>
    <w:p w14:paraId="3F5D3DD6" w14:textId="63C217A2" w:rsidR="00005615" w:rsidRDefault="00F232CC" w:rsidP="00F232CC">
      <w:r>
        <w:t xml:space="preserve">There is a ~34% decrease in loss when </w:t>
      </w:r>
      <w:del w:id="1223" w:author="Claude" w:date="2026-09-30T12:00:00Z">
        <w:r>
          <w:delText xml:space="preserve">we had </w:delText>
        </w:r>
      </w:del>
      <w:r>
        <w:t xml:space="preserve">the bottleneck</w:t>
      </w:r>
      <w:ins w:id="1224" w:author="Claude" w:date="2026-09-30T12:00:00Z">
        <w:r>
          <w:t xml:space="preserve"> is increased</w:t>
        </w:r>
      </w:ins>
      <w:r>
        <w:t xml:space="preserve"> 4x (8 to </w:t>
      </w:r>
      <w:del w:id="1225" w:author="Claude" w:date="2026-09-30T12:00:00Z">
        <w:r>
          <w:delText xml:space="preserve">32)</w:delText>
        </w:r>
      </w:del>
      <w:ins w:id="1226" w:author="Claude" w:date="2026-09-30T12:00:00Z">
        <w:r>
          <w:t xml:space="preserve">32),</w:t>
        </w:r>
      </w:ins>
      <w:r>
        <w:t xml:space="preserve"> </w:t>
      </w:r>
      <w:del w:id="1227" w:author="Claude" w:date="2026-09-30T12:00:00Z">
        <w:r>
          <w:delText xml:space="preserve">with</w:delText>
        </w:r>
      </w:del>
      <w:ins w:id="1228" w:author="Claude" w:date="2026-09-30T12:00:00Z">
        <w:r>
          <w:t xml:space="preserve">but only a</w:t>
        </w:r>
      </w:ins>
      <w:r>
        <w:t xml:space="preserve"> marginal decrease of ~15% when </w:t>
      </w:r>
      <w:del w:id="1229" w:author="Claude" w:date="2026-09-30T12:00:00Z">
        <w:r>
          <w:delText xml:space="preserve">we</w:delText>
        </w:r>
      </w:del>
      <w:ins w:id="1230" w:author="Claude" w:date="2026-09-30T12:00:00Z">
        <w:r>
          <w:t xml:space="preserve">it is increased</w:t>
        </w:r>
      </w:ins>
      <w:r>
        <w:t xml:space="preserve"> 4x </w:t>
      </w:r>
      <w:del w:id="1231" w:author="Claude" w:date="2026-09-30T12:00:00Z">
        <w:r>
          <w:delText xml:space="preserve">on 32 nodes</w:delText>
        </w:r>
      </w:del>
      <w:ins w:id="1232" w:author="Claude" w:date="2026-09-30T12:00:00Z">
        <w:r>
          <w:t xml:space="preserve">again</w:t>
        </w:r>
      </w:ins>
      <w:r>
        <w:t xml:space="preserve"> (32 to 128). This </w:t>
      </w:r>
      <w:del w:id="1233" w:author="Claude" w:date="2026-09-30T12:00:00Z">
        <w:r>
          <w:delText xml:space="preserve">creates</w:delText>
        </w:r>
      </w:del>
      <w:ins w:id="1234" w:author="Claude" w:date="2026-09-30T12:00:00Z">
        <w:r>
          <w:t xml:space="preserve">shows</w:t>
        </w:r>
      </w:ins>
      <w:r>
        <w:t xml:space="preserve"> a decreasing trend </w:t>
      </w:r>
      <w:del w:id="1235" w:author="Claude" w:date="2026-09-30T12:00:00Z">
        <w:r>
          <w:delText xml:space="preserve">when</w:delText>
        </w:r>
      </w:del>
      <w:ins w:id="1236" w:author="Claude" w:date="2026-09-30T12:00:00Z">
        <w:r>
          <w:t xml:space="preserve">in loss as the</w:t>
        </w:r>
      </w:ins>
      <w:r>
        <w:t xml:space="preserve"> bottleneck size increases. </w:t>
      </w:r>
    </w:p>
    <w:p w14:paraId="799F93B3" w14:textId="77777777" w:rsidR="00396C75" w:rsidRDefault="00396C75" w:rsidP="00F232CC">
      <w:pPr>
        <w:rPr>
          <w:rFonts w:hint="eastAsia"/>
        </w:rPr>
      </w:pPr>
    </w:p>
    <w:tbl>
      <w:tblPr>
        <w:tblStyle w:val="TableGrid"/>
        <w:tblW w:w="0" w:type="auto"/>
        <w:jc w:val="center"/>
        <w:tblLook w:val="06A0" w:firstRow="1" w:lastRow="0" w:firstColumn="1" w:lastColumn="0" w:noHBand="1" w:noVBand="1"/>
      </w:tblPr>
      <w:tblGrid>
        <w:gridCol w:w="2235"/>
        <w:gridCol w:w="3435"/>
      </w:tblGrid>
      <w:tr w:rsidR="00005615" w14:paraId="5ECAD40B" w14:textId="77777777" w:rsidTr="004B51EF">
        <w:trPr>
          <w:trHeight w:val="300"/>
          <w:jc w:val="center"/>
        </w:trPr>
        <w:tc>
          <w:tcPr>
            <w:tcW w:w="2235" w:type="dxa"/>
            <w:shd w:val="clear" w:color="auto" w:fill="D1D1D1" w:themeFill="background2" w:themeFillShade="E6"/>
          </w:tcPr>
          <w:p w14:paraId="771A0FB5" w14:textId="77777777" w:rsidR="00005615" w:rsidRDefault="00005615" w:rsidP="004B51EF">
            <w:pPr>
              <w:jc w:val="center"/>
              <w:rPr>
                <w:rFonts w:hint="eastAsia"/>
                <w:b/>
                <w:bCs/>
              </w:rPr>
            </w:pPr>
            <w:r>
              <w:rPr>
                <w:b/>
                <w:bCs/>
              </w:rPr>
              <w:t>Bottleneck Size</w:t>
            </w:r>
          </w:p>
        </w:tc>
        <w:tc>
          <w:tcPr>
            <w:tcW w:w="3435" w:type="dxa"/>
            <w:shd w:val="clear" w:color="auto" w:fill="D1D1D1" w:themeFill="background2" w:themeFillShade="E6"/>
          </w:tcPr>
          <w:p w14:paraId="3DD99235" w14:textId="77777777" w:rsidR="00005615" w:rsidRDefault="00005615" w:rsidP="004B51EF">
            <w:pPr>
              <w:jc w:val="center"/>
              <w:rPr>
                <w:rFonts w:hint="eastAsia"/>
                <w:b/>
                <w:bCs/>
              </w:rPr>
            </w:pPr>
            <w:r>
              <w:rPr>
                <w:b/>
                <w:bCs/>
              </w:rPr>
              <w:t>Loss</w:t>
            </w:r>
          </w:p>
        </w:tc>
      </w:tr>
      <w:tr w:rsidR="00005615" w14:paraId="3B39C23B" w14:textId="77777777" w:rsidTr="004B51EF">
        <w:trPr>
          <w:trHeight w:val="300"/>
          <w:jc w:val="center"/>
        </w:trPr>
        <w:tc>
          <w:tcPr>
            <w:tcW w:w="2235" w:type="dxa"/>
          </w:tcPr>
          <w:p w14:paraId="26358D34" w14:textId="77777777" w:rsidR="00005615" w:rsidRDefault="00005615" w:rsidP="004B51EF">
            <w:pPr>
              <w:jc w:val="center"/>
              <w:rPr>
                <w:rFonts w:hint="eastAsia"/>
              </w:rPr>
            </w:pPr>
            <w:r>
              <w:t>8</w:t>
            </w:r>
          </w:p>
        </w:tc>
        <w:tc>
          <w:tcPr>
            <w:tcW w:w="3435" w:type="dxa"/>
          </w:tcPr>
          <w:p w14:paraId="6F76CA3F" w14:textId="221FBB61" w:rsidR="00005615" w:rsidRDefault="00005615" w:rsidP="004B51EF">
            <w:pPr>
              <w:jc w:val="center"/>
              <w:rPr>
                <w:rFonts w:hint="eastAsia"/>
              </w:rPr>
            </w:pPr>
            <w:r>
              <w:t>0.01538</w:t>
            </w:r>
          </w:p>
        </w:tc>
      </w:tr>
      <w:tr w:rsidR="00005615" w14:paraId="551AD56D" w14:textId="77777777" w:rsidTr="004B51EF">
        <w:trPr>
          <w:trHeight w:val="300"/>
          <w:jc w:val="center"/>
        </w:trPr>
        <w:tc>
          <w:tcPr>
            <w:tcW w:w="2235" w:type="dxa"/>
          </w:tcPr>
          <w:p w14:paraId="31DD2820" w14:textId="77777777" w:rsidR="00005615" w:rsidRDefault="00005615" w:rsidP="004B51EF">
            <w:pPr>
              <w:jc w:val="center"/>
              <w:rPr>
                <w:rFonts w:hint="eastAsia"/>
              </w:rPr>
            </w:pPr>
            <w:r>
              <w:t>32</w:t>
            </w:r>
          </w:p>
        </w:tc>
        <w:tc>
          <w:tcPr>
            <w:tcW w:w="3435" w:type="dxa"/>
          </w:tcPr>
          <w:p w14:paraId="0C593389" w14:textId="36643874" w:rsidR="00005615" w:rsidRDefault="00005615" w:rsidP="004B51EF">
            <w:pPr>
              <w:jc w:val="center"/>
              <w:rPr>
                <w:rFonts w:hint="eastAsia"/>
              </w:rPr>
            </w:pPr>
            <w:r>
              <w:t>0.01016</w:t>
            </w:r>
          </w:p>
        </w:tc>
      </w:tr>
      <w:tr w:rsidR="00005615" w14:paraId="41B172BD" w14:textId="77777777" w:rsidTr="004B51EF">
        <w:trPr>
          <w:trHeight w:val="300"/>
          <w:jc w:val="center"/>
        </w:trPr>
        <w:tc>
          <w:tcPr>
            <w:tcW w:w="2235" w:type="dxa"/>
          </w:tcPr>
          <w:p w14:paraId="017A9B75" w14:textId="77777777" w:rsidR="00005615" w:rsidRDefault="00005615" w:rsidP="004B51EF">
            <w:pPr>
              <w:jc w:val="center"/>
              <w:rPr>
                <w:rFonts w:hint="eastAsia"/>
              </w:rPr>
            </w:pPr>
            <w:r>
              <w:t>128</w:t>
            </w:r>
          </w:p>
        </w:tc>
        <w:tc>
          <w:tcPr>
            <w:tcW w:w="3435" w:type="dxa"/>
          </w:tcPr>
          <w:p w14:paraId="57AA7759" w14:textId="3DD6872B" w:rsidR="00005615" w:rsidRDefault="00005615" w:rsidP="004B51EF">
            <w:pPr>
              <w:jc w:val="center"/>
              <w:rPr>
                <w:rFonts w:hint="eastAsia"/>
              </w:rPr>
            </w:pPr>
            <w:r>
              <w:t>0.008641</w:t>
            </w:r>
          </w:p>
        </w:tc>
      </w:tr>
    </w:tbl>
    <w:p w14:paraId="1EBB88E3" w14:textId="77777777" w:rsidR="00396C75" w:rsidRDefault="00396C75" w:rsidP="009F603F">
      <w:pPr>
        <w:rPr>
          <w:rFonts w:hint="eastAsia"/>
        </w:rPr>
      </w:pPr>
    </w:p>
    <w:p w14:paraId="45127F4B" w14:textId="52E6400F" w:rsidR="00B3236E" w:rsidRDefault="00396C75" w:rsidP="00396C75">
      <w:pPr>
        <w:jc w:val="center"/>
        <w:rPr>
          <w:rFonts w:hint="eastAsia"/>
        </w:rPr>
      </w:pPr>
      <w:r>
        <w:t xml:space="preserve">Table 2: Mean Squared Error per Bottleneck Size</w:t>
      </w:r>
    </w:p>
    <w:p w14:paraId="2AD7AF4A" w14:textId="3E02C6C5" w:rsidR="007662A3" w:rsidRDefault="007662A3" w:rsidP="00034271">
      <w:pPr>
        <w:rPr>
          <w:rFonts w:hint="eastAsia"/>
        </w:rPr>
      </w:pPr>
      <w:r>
        <w:t xml:space="preserve">Below is </w:t>
      </w:r>
      <w:del w:id="1202" w:author="Claude" w:date="2026-09-30T12:00:00Z">
        <w:r>
          <w:delText xml:space="preserve">an</w:delText>
        </w:r>
      </w:del>
      <w:ins w:id="1203" w:author="Claude" w:date="2026-09-30T12:00:00Z">
        <w:r>
          <w:t xml:space="preserve">a</w:t>
        </w:r>
      </w:ins>
      <w:r>
        <w:t xml:space="preserve"> </w:t>
      </w:r>
      <w:del w:id="1204" w:author="Claude" w:date="2026-09-30T12:00:00Z">
        <w:r>
          <w:delText xml:space="preserve">image</w:delText>
        </w:r>
      </w:del>
      <w:ins w:id="1205" w:author="Claude" w:date="2026-09-30T12:00:00Z">
        <w:r>
          <w:t xml:space="preserve">figure</w:t>
        </w:r>
      </w:ins>
      <w:r>
        <w:t xml:space="preserve"> </w:t>
      </w:r>
      <w:del w:id="1206" w:author="Claude" w:date="2026-09-30T12:00:00Z">
        <w:r>
          <w:delText xml:space="preserve">displaying</w:delText>
        </w:r>
      </w:del>
      <w:ins w:id="1207" w:author="Claude" w:date="2026-09-30T12:00:00Z">
        <w:r>
          <w:t xml:space="preserve">showing the same</w:t>
        </w:r>
      </w:ins>
      <w:r>
        <w:t xml:space="preserve"> images </w:t>
      </w:r>
      <w:del w:id="1208" w:author="Claude" w:date="2026-09-30T12:00:00Z">
        <w:r>
          <w:delText xml:space="preserve">across</w:delText>
        </w:r>
      </w:del>
      <w:ins w:id="1209" w:author="Claude" w:date="2026-09-30T12:00:00Z">
        <w:r>
          <w:t xml:space="preserve">from</w:t>
        </w:r>
      </w:ins>
      <w:r>
        <w:t xml:space="preserve"> the FashionMNIST dataset </w:t>
      </w:r>
      <w:del w:id="1210" w:author="Claude" w:date="2026-09-30T12:00:00Z">
        <w:r>
          <w:delText xml:space="preserve">that</w:delText>
        </w:r>
      </w:del>
      <w:ins w:id="1211" w:author="Claude" w:date="2026-09-30T12:00:00Z">
        <w:r>
          <w:t xml:space="preserve">after</w:t>
        </w:r>
      </w:ins>
      <w:r>
        <w:t xml:space="preserve"> </w:t>
      </w:r>
      <w:del w:id="1212" w:author="Claude" w:date="2026-09-30T12:00:00Z">
        <w:r>
          <w:delText xml:space="preserve">shows</w:delText>
        </w:r>
      </w:del>
      <w:ins w:id="1213" w:author="Claude" w:date="2026-09-30T12:00:00Z">
        <w:r>
          <w:t xml:space="preserve">passing</w:t>
        </w:r>
      </w:ins>
      <w:r>
        <w:t xml:space="preserve"> </w:t>
      </w:r>
      <w:del w:id="1214" w:author="Claude" w:date="2026-09-30T12:00:00Z">
        <w:r>
          <w:delText xml:space="preserve">the same images after</w:delText>
        </w:r>
      </w:del>
      <w:ins w:id="1215" w:author="Claude" w:date="2026-09-30T12:00:00Z">
        <w:r>
          <w:t xml:space="preserve">through</w:t>
        </w:r>
      </w:ins>
      <w:r>
        <w:t xml:space="preserve"> each autoencoder. There is more detail </w:t>
      </w:r>
      <w:del w:id="1216" w:author="Claude" w:date="2026-09-30T12:00:00Z">
        <w:r>
          <w:delText xml:space="preserve">in</w:delText>
        </w:r>
      </w:del>
      <w:ins w:id="1217" w:author="Claude" w:date="2026-09-30T12:00:00Z">
        <w:r>
          <w:t xml:space="preserve">with</w:t>
        </w:r>
      </w:ins>
      <w:r>
        <w:t xml:space="preserve"> the larger </w:t>
      </w:r>
      <w:del w:id="1218" w:author="Claude" w:date="2026-09-30T12:00:00Z">
        <w:r>
          <w:delText xml:space="preserve">bottlenecks</w:delText>
        </w:r>
      </w:del>
      <w:ins w:id="1219" w:author="Claude" w:date="2026-09-30T12:00:00Z">
        <w:r>
          <w:t xml:space="preserve">bottlenecks,</w:t>
        </w:r>
      </w:ins>
      <w:r>
        <w:t xml:space="preserve"> which supports the trend </w:t>
      </w:r>
      <w:del w:id="1220" w:author="Claude" w:date="2026-09-30T12:00:00Z">
        <w:r>
          <w:delText xml:space="preserve">we saw</w:delText>
        </w:r>
      </w:del>
      <w:ins w:id="1221" w:author="Claude" w:date="2026-09-30T12:00:00Z">
        <w:r>
          <w:t xml:space="preserve">seen</w:t>
        </w:r>
      </w:ins>
      <w:r>
        <w:t xml:space="preserve"> in the table and </w:t>
      </w:r>
      <w:ins w:id="1222" w:author="Claude" w:date="2026-09-30T12:00:00Z">
        <w:r>
          <w:t xml:space="preserve">the </w:t>
        </w:r>
      </w:ins>
      <w:r>
        <w:t xml:space="preserve">loss vs. epoch graphs. </w:t>
      </w:r>
    </w:p>
    <w:p w14:paraId="7BEC65AB" w14:textId="23F01B7C" w:rsidR="001C3209" w:rsidRDefault="003A21A3" w:rsidP="00724B41">
      <w:pPr>
        <w:jc w:val="center"/>
        <w:rPr>
          <w:rFonts w:hint="eastAsia"/>
        </w:rPr>
      </w:pPr>
      <w:r>
        <w:rPr>
          <w:noProof/>
        </w:rPr>
        <w:drawing>
          <wp:inline distT="0" distB="0" distL="0" distR="0" wp14:anchorId="4D5B2994" wp14:editId="30364AF8">
            <wp:extent cx="4928135" cy="2299724"/>
            <wp:effectExtent l="0" t="0" r="0" b="0"/>
            <wp:docPr id="895382079" name="Picture 1" descr="A collage of different types of clothing  AI-generated content may be incorrect.">
              <a:extLst xmlns:a="http://schemas.openxmlformats.org/drawingml/2006/main">
                <a:ext uri="{FF2B5EF4-FFF2-40B4-BE49-F238E27FC236}">
                  <a16:creationId xmlns:a16="http://schemas.microsoft.com/office/drawing/2014/main" id="{BCD4BC00-650C-45C1-998F-BECC98751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82079" name="Picture 1" descr="A collage of different types of clothing  AI-generated content may be incorrect."/>
                    <pic:cNvPicPr/>
                  </pic:nvPicPr>
                  <pic:blipFill>
                    <a:blip r:embed="rId14"/>
                    <a:stretch>
                      <a:fillRect/>
                    </a:stretch>
                  </pic:blipFill>
                  <pic:spPr>
                    <a:xfrm>
                      <a:off x="0" y="0"/>
                      <a:ext cx="4964149" cy="2316530"/>
                    </a:xfrm>
                    <a:prstGeom prst="rect">
                      <a:avLst/>
                    </a:prstGeom>
                  </pic:spPr>
                </pic:pic>
              </a:graphicData>
            </a:graphic>
          </wp:inline>
        </w:drawing>
      </w:r>
    </w:p>
    <w:p w14:paraId="1BEF1249" w14:textId="01DC44BE" w:rsidR="003A21A3" w:rsidRDefault="00396C75" w:rsidP="003A21A3">
      <w:pPr>
        <w:jc w:val="center"/>
        <w:rPr>
          <w:rFonts w:hint="eastAsia"/>
        </w:rPr>
      </w:pPr>
      <w:r>
        <w:lastRenderedPageBreak/>
        <w:t xml:space="preserve">Figure 5: Comparison of Images Across Different Bottlenecks</w:t>
      </w:r>
    </w:p>
    <w:p w14:paraId="6C5A9CFD" w14:textId="77777777" w:rsidR="00B3236E" w:rsidRDefault="00B3236E" w:rsidP="00034271">
      <w:pPr>
        <w:rPr>
          <w:rFonts w:hint="eastAsia"/>
        </w:rPr>
      </w:pPr>
    </w:p>
    <w:p w14:paraId="0C88E516" w14:textId="1AC8A29E" w:rsidR="00724B41" w:rsidRDefault="000329AA" w:rsidP="00034271">
      <w:pPr>
        <w:rPr>
          <w:rFonts w:hint="eastAsia"/>
        </w:rPr>
      </w:pPr>
      <w:commentRangeStart w:id="1"/>
      <w:r>
        <w:t xml:space="preserve">The image below is the interpolation between a pair of trousers and a boot. Using the </w:t>
      </w:r>
      <w:del w:id="1169" w:author="Claude" w:date="2026-09-30T12:00:00Z">
        <w:r>
          <w:delText xml:space="preserve">defined </w:delText>
        </w:r>
      </w:del>
      <w:r>
        <w:t xml:space="preserve">equation z = (1-a)z₁ + a </w:t>
      </w:r>
      <w:del w:id="1170" w:author="Claude" w:date="2026-09-30T12:00:00Z">
        <w:r>
          <w:delText xml:space="preserve">z₂</w:delText>
        </w:r>
      </w:del>
      <w:ins w:id="1171" w:author="Claude" w:date="2026-09-30T12:00:00Z">
        <w:r>
          <w:t xml:space="preserve">z₂,</w:t>
        </w:r>
      </w:ins>
      <w:r>
        <w:t xml:space="preserve"> we </w:t>
      </w:r>
      <w:del w:id="1172" w:author="Claude" w:date="2026-09-30T12:00:00Z">
        <w:r>
          <w:delText xml:space="preserve">can store</w:delText>
        </w:r>
      </w:del>
      <w:ins w:id="1173" w:author="Claude" w:date="2026-09-30T12:00:00Z">
        <w:r>
          <w:t xml:space="preserve">combine</w:t>
        </w:r>
      </w:ins>
      <w:r>
        <w:t xml:space="preserve"> the </w:t>
      </w:r>
      <w:del w:id="1174" w:author="Claude" w:date="2026-09-30T12:00:00Z">
        <w:r>
          <w:delText xml:space="preserve">combined</w:delText>
        </w:r>
      </w:del>
      <w:ins w:id="1175" w:author="Claude" w:date="2026-09-30T12:00:00Z">
        <w:r>
          <w:t xml:space="preserve">two</w:t>
        </w:r>
      </w:ins>
      <w:r>
        <w:t xml:space="preserve"> </w:t>
      </w:r>
      <w:del w:id="1176" w:author="Claude" w:date="2026-09-30T12:00:00Z">
        <w:r>
          <w:delText xml:space="preserve">image</w:delText>
        </w:r>
      </w:del>
      <w:ins w:id="1177" w:author="Claude" w:date="2026-09-30T12:00:00Z">
        <w:r>
          <w:t xml:space="preserve">images</w:t>
        </w:r>
      </w:ins>
      <w:r>
        <w:t xml:space="preserve"> in latent space by taking </w:t>
      </w:r>
      <w:del w:id="1178" w:author="Claude" w:date="2026-09-30T12:00:00Z">
        <w:r>
          <w:delText xml:space="preserve">the</w:delText>
        </w:r>
      </w:del>
      <w:ins w:id="1179" w:author="Claude" w:date="2026-09-30T12:00:00Z">
        <w:r>
          <w:t xml:space="preserve">a</w:t>
        </w:r>
      </w:ins>
      <w:r>
        <w:t xml:space="preserve"> </w:t>
      </w:r>
      <w:del w:id="1180" w:author="Claude" w:date="2026-09-30T12:00:00Z">
        <w:r>
          <w:delText xml:space="preserve">moving</w:delText>
        </w:r>
      </w:del>
      <w:ins w:id="1181" w:author="Claude" w:date="2026-09-30T12:00:00Z">
        <w:r>
          <w:t xml:space="preserve">weighted</w:t>
        </w:r>
      </w:ins>
      <w:r>
        <w:t xml:space="preserve"> average of </w:t>
      </w:r>
      <w:del w:id="1182" w:author="Claude" w:date="2026-09-30T12:00:00Z">
        <w:r>
          <w:delText xml:space="preserve">each</w:delText>
        </w:r>
      </w:del>
      <w:ins w:id="1183" w:author="Claude" w:date="2026-09-30T12:00:00Z">
        <w:r>
          <w:t xml:space="preserve">the</w:t>
        </w:r>
      </w:ins>
      <w:r>
        <w:t xml:space="preserve"> </w:t>
      </w:r>
      <w:del w:id="1184" w:author="Claude" w:date="2026-09-30T12:00:00Z">
        <w:r>
          <w:delText xml:space="preserve">image</w:delText>
        </w:r>
      </w:del>
      <w:ins w:id="1185" w:author="Claude" w:date="2026-09-30T12:00:00Z">
        <w:r>
          <w:t xml:space="preserve">two bottleneck vectors</w:t>
        </w:r>
      </w:ins>
      <w:r>
        <w:t xml:space="preserve"> until one image transforms into </w:t>
      </w:r>
      <w:del w:id="1186" w:author="Claude" w:date="2026-09-30T12:00:00Z">
        <w:r>
          <w:delText xml:space="preserve">another</w:delText>
        </w:r>
      </w:del>
      <w:ins w:id="1187" w:author="Claude" w:date="2026-09-30T12:00:00Z">
        <w:r>
          <w:t xml:space="preserve">the</w:t>
        </w:r>
      </w:ins>
      <w:r>
        <w:t xml:space="preserve"> </w:t>
      </w:r>
      <w:del w:id="1188" w:author="Claude" w:date="2026-09-30T12:00:00Z">
        <w:r>
          <w:delText xml:space="preserve">(its</w:delText>
        </w:r>
      </w:del>
      <w:ins w:id="1189" w:author="Claude" w:date="2026-09-30T12:00:00Z">
        <w:r>
          <w:t xml:space="preserve">other</w:t>
        </w:r>
      </w:ins>
      <w:r>
        <w:t xml:space="preserve"> </w:t>
      </w:r>
      <w:del w:id="1190" w:author="Claude" w:date="2026-09-30T12:00:00Z">
        <w:r>
          <w:delText xml:space="preserve">z</w:delText>
        </w:r>
      </w:del>
      <w:ins w:id="1191" w:author="Claude" w:date="2026-09-30T12:00:00Z">
        <w:r>
          <w:t xml:space="preserve">(a</w:t>
        </w:r>
      </w:ins>
      <w:r>
        <w:t xml:space="preserve"> </w:t>
      </w:r>
      <w:del w:id="1192" w:author="Claude" w:date="2026-09-30T12:00:00Z">
        <w:r>
          <w:delText xml:space="preserve">value</w:delText>
        </w:r>
      </w:del>
      <w:ins w:id="1193" w:author="Claude" w:date="2026-09-30T12:00:00Z">
        <w:r>
          <w:t xml:space="preserve">going</w:t>
        </w:r>
      </w:ins>
      <w:r>
        <w:t xml:space="preserve"> </w:t>
      </w:r>
      <w:del w:id="1194" w:author="Claude" w:date="2026-09-30T12:00:00Z">
        <w:r>
          <w:delText xml:space="preserve">reaching</w:delText>
        </w:r>
      </w:del>
      <w:ins w:id="1195" w:author="Claude" w:date="2026-09-30T12:00:00Z">
        <w:r>
          <w:t xml:space="preserve">from</w:t>
        </w:r>
      </w:ins>
      <w:r>
        <w:t xml:space="preserve"> </w:t>
      </w:r>
      <w:del w:id="1196" w:author="Claude" w:date="2026-09-30T12:00:00Z">
        <w:r>
          <w:delText xml:space="preserve">0).</w:delText>
        </w:r>
      </w:del>
      <w:ins w:id="1197" w:author="Claude" w:date="2026-09-30T12:00:00Z">
        <w:r>
          <w:t xml:space="preserve">0 to 1 over 8 steps).</w:t>
        </w:r>
      </w:ins>
      <w:r>
        <w:t xml:space="preserve"> This gives </w:t>
      </w:r>
      <w:del w:id="1198" w:author="Claude" w:date="2026-09-30T12:00:00Z">
        <w:r>
          <w:delText xml:space="preserve">us </w:delText>
        </w:r>
      </w:del>
      <w:r>
        <w:t xml:space="preserve">the effect </w:t>
      </w:r>
      <w:del w:id="1199" w:author="Claude" w:date="2026-09-30T12:00:00Z">
        <w:r>
          <w:delText xml:space="preserve">that</w:delText>
        </w:r>
      </w:del>
      <w:ins w:id="1200" w:author="Claude" w:date="2026-09-30T12:00:00Z">
        <w:r>
          <w:t xml:space="preserve">of</w:t>
        </w:r>
      </w:ins>
      <w:r>
        <w:t xml:space="preserve"> the trousers</w:t>
      </w:r>
      <w:del w:id="1201" w:author="Claude" w:date="2026-09-30T12:00:00Z">
        <w:r>
          <w:delText xml:space="preserve"> are</w:delText>
        </w:r>
      </w:del>
      <w:r>
        <w:t xml:space="preserve"> fading into the boot. </w:t>
      </w:r>
      <w:commentRangeEnd w:id="1"/>
      <w:r>
        <w:rPr>
          <w:rStyle w:val="CommentReference"/>
        </w:rPr>
        <w:commentReference w:id="1"/>
      </w:r>
    </w:p>
    <w:p w14:paraId="51ED5306" w14:textId="77777777" w:rsidR="00B3236E" w:rsidRDefault="00B3236E" w:rsidP="00B3236E">
      <w:pPr>
        <w:jc w:val="center"/>
        <w:rPr>
          <w:rFonts w:hint="eastAsia"/>
        </w:rPr>
      </w:pPr>
      <w:r>
        <w:rPr>
          <w:noProof/>
        </w:rPr>
        <w:drawing>
          <wp:inline distT="0" distB="0" distL="0" distR="0" wp14:anchorId="6EE78AF8" wp14:editId="69579010">
            <wp:extent cx="5731510" cy="855980"/>
            <wp:effectExtent l="0" t="0" r="0" b="0"/>
            <wp:docPr id="931624900" name="Picture 5" descr="A close-up of a radiograph  AI-generated content may be incorrect.">
              <a:extLst xmlns:a="http://schemas.openxmlformats.org/drawingml/2006/main">
                <a:ext uri="{FF2B5EF4-FFF2-40B4-BE49-F238E27FC236}">
                  <a16:creationId xmlns:a16="http://schemas.microsoft.com/office/drawing/2014/main" id="{960B3E5B-EC6B-41E3-9F8F-D8F1A479D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24900" name="Picture 5" descr="A close-up of a radiograph  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855980"/>
                    </a:xfrm>
                    <a:prstGeom prst="rect">
                      <a:avLst/>
                    </a:prstGeom>
                  </pic:spPr>
                </pic:pic>
              </a:graphicData>
            </a:graphic>
          </wp:inline>
        </w:drawing>
      </w:r>
    </w:p>
    <w:p w14:paraId="1896DEA1" w14:textId="099CF68B" w:rsidR="00B3236E" w:rsidRDefault="00396C75" w:rsidP="00B3236E">
      <w:pPr>
        <w:jc w:val="center"/>
        <w:rPr>
          <w:rFonts w:hint="eastAsia"/>
        </w:rPr>
      </w:pPr>
      <w:r>
        <w:t xml:space="preserve">Figure 6: Interpolation with Bottleneck of 32</w:t>
      </w:r>
    </w:p>
    <w:p w14:paraId="2342BA2F" w14:textId="77777777" w:rsidR="00B3236E" w:rsidRDefault="00B3236E" w:rsidP="00034271">
      <w:pPr>
        <w:rPr>
          <w:rFonts w:hint="eastAsia"/>
        </w:rPr>
      </w:pPr>
    </w:p>
    <w:p w14:paraId="64AF1F0F" w14:textId="264BFC0B" w:rsidR="001431FC" w:rsidRDefault="001431FC" w:rsidP="00034271">
      <w:pPr>
        <w:rPr>
          <w:rFonts w:hint="eastAsia"/>
        </w:rPr>
      </w:pPr>
      <w:r>
        <w:t xml:space="preserve">Here are the </w:t>
      </w:r>
      <w:del w:id="1164" w:author="Claude" w:date="2026-09-30T12:00:00Z">
        <w:r>
          <w:delText xml:space="preserve">reconstruction</w:delText>
        </w:r>
      </w:del>
      <w:ins w:id="1165" w:author="Claude" w:date="2026-09-30T12:00:00Z">
        <w:r>
          <w:t xml:space="preserve">reconstructions</w:t>
        </w:r>
      </w:ins>
      <w:r>
        <w:t xml:space="preserve"> </w:t>
      </w:r>
      <w:del w:id="1166" w:author="Claude" w:date="2026-09-30T12:00:00Z">
        <w:r>
          <w:delText xml:space="preserve">of</w:delText>
        </w:r>
      </w:del>
      <w:ins w:id="1167" w:author="Claude" w:date="2026-09-30T12:00:00Z">
        <w:r>
          <w:t xml:space="preserve">from</w:t>
        </w:r>
      </w:ins>
      <w:r>
        <w:t xml:space="preserve"> each bottleneck.</w:t>
      </w:r>
      <w:ins w:id="1168" w:author="Claude" w:date="2026-09-30T12:00:00Z">
        <w:r>
          <w:t xml:space="preserve"> </w:t>
        </w:r>
      </w:ins>
    </w:p>
    <w:p w14:paraId="35CF644E" w14:textId="77777777" w:rsidR="00500A8B" w:rsidRDefault="00500A8B" w:rsidP="00500A8B">
      <w:pPr>
        <w:jc w:val="center"/>
        <w:rPr>
          <w:rFonts w:hint="eastAsia"/>
        </w:rPr>
      </w:pPr>
      <w:r>
        <w:rPr>
          <w:noProof/>
        </w:rPr>
        <w:drawing>
          <wp:inline distT="0" distB="0" distL="0" distR="0" wp14:anchorId="0C142C1B" wp14:editId="52BC0840">
            <wp:extent cx="2912537" cy="1560309"/>
            <wp:effectExtent l="0" t="0" r="0" b="1905"/>
            <wp:docPr id="637900815" name="drawing" descr="A comparison of a sweater  AI-generated content may be incorrect.">
              <a:extLst xmlns:a="http://schemas.openxmlformats.org/drawingml/2006/main">
                <a:ext uri="{FF2B5EF4-FFF2-40B4-BE49-F238E27FC236}">
                  <a16:creationId xmlns:a16="http://schemas.microsoft.com/office/drawing/2014/main" id="{836B88E6-1994-4C96-92C6-5BF5705B4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00815" name="drawing" descr="A comparison of a sweater  AI-generated content may be incorrect."/>
                    <pic:cNvPicPr/>
                  </pic:nvPicPr>
                  <pic:blipFill rotWithShape="1">
                    <a:blip r:embed="rId16">
                      <a:extLst>
                        <a:ext uri="{28A0092B-C50C-407E-A947-70E740481C1C}">
                          <a14:useLocalDpi xmlns:a14="http://schemas.microsoft.com/office/drawing/2010/main"/>
                        </a:ext>
                      </a:extLst>
                    </a:blip>
                    <a:srcRect l="3232" t="11702" b="19063"/>
                    <a:stretch>
                      <a:fillRect/>
                    </a:stretch>
                  </pic:blipFill>
                  <pic:spPr bwMode="auto">
                    <a:xfrm>
                      <a:off x="0" y="0"/>
                      <a:ext cx="2912607" cy="1560346"/>
                    </a:xfrm>
                    <a:prstGeom prst="rect">
                      <a:avLst/>
                    </a:prstGeom>
                    <a:ln>
                      <a:noFill/>
                    </a:ln>
                    <a:extLst>
                      <a:ext uri="{53640926-AAD7-44D8-BBD7-CCE9431645EC}">
                        <a14:shadowObscured xmlns:a14="http://schemas.microsoft.com/office/drawing/2010/main"/>
                      </a:ext>
                    </a:extLst>
                  </pic:spPr>
                </pic:pic>
              </a:graphicData>
            </a:graphic>
          </wp:inline>
        </w:drawing>
      </w:r>
    </w:p>
    <w:p w14:paraId="7047C406" w14:textId="1131D2B7" w:rsidR="00500A8B" w:rsidRDefault="00396C75" w:rsidP="00500A8B">
      <w:pPr>
        <w:jc w:val="center"/>
        <w:rPr>
          <w:rFonts w:hint="eastAsia"/>
        </w:rPr>
      </w:pPr>
      <w:r>
        <w:t xml:space="preserve">Figure 7: Output from 8 Node Bottleneck</w:t>
      </w:r>
    </w:p>
    <w:p w14:paraId="0C380328" w14:textId="77777777" w:rsidR="00500A8B" w:rsidRDefault="00500A8B" w:rsidP="00500A8B">
      <w:pPr>
        <w:jc w:val="center"/>
        <w:rPr>
          <w:rFonts w:hint="eastAsia"/>
        </w:rPr>
      </w:pPr>
      <w:r>
        <w:rPr>
          <w:noProof/>
        </w:rPr>
        <w:drawing>
          <wp:inline distT="0" distB="0" distL="0" distR="0" wp14:anchorId="23C7EF70" wp14:editId="53E1E848">
            <wp:extent cx="2940374" cy="1587209"/>
            <wp:effectExtent l="0" t="0" r="0" b="635"/>
            <wp:docPr id="1882971978" name="drawing" descr="A comparison of a sweater  AI-generated content may be incorrect.">
              <a:extLst xmlns:a="http://schemas.openxmlformats.org/drawingml/2006/main">
                <a:ext uri="{FF2B5EF4-FFF2-40B4-BE49-F238E27FC236}">
                  <a16:creationId xmlns:a16="http://schemas.microsoft.com/office/drawing/2014/main" id="{3821A640-7394-4198-A10A-0BF85565D3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1978" name="drawing" descr="A comparison of a sweater  AI-generated content may be incorrect."/>
                    <pic:cNvPicPr/>
                  </pic:nvPicPr>
                  <pic:blipFill rotWithShape="1">
                    <a:blip r:embed="rId17">
                      <a:extLst>
                        <a:ext uri="{28A0092B-C50C-407E-A947-70E740481C1C}">
                          <a14:useLocalDpi xmlns:a14="http://schemas.microsoft.com/office/drawing/2010/main"/>
                        </a:ext>
                      </a:extLst>
                    </a:blip>
                    <a:srcRect l="3269" t="11690" b="18574"/>
                    <a:stretch>
                      <a:fillRect/>
                    </a:stretch>
                  </pic:blipFill>
                  <pic:spPr bwMode="auto">
                    <a:xfrm>
                      <a:off x="0" y="0"/>
                      <a:ext cx="2940968" cy="1587530"/>
                    </a:xfrm>
                    <a:prstGeom prst="rect">
                      <a:avLst/>
                    </a:prstGeom>
                    <a:ln>
                      <a:noFill/>
                    </a:ln>
                    <a:extLst>
                      <a:ext uri="{53640926-AAD7-44D8-BBD7-CCE9431645EC}">
                        <a14:shadowObscured xmlns:a14="http://schemas.microsoft.com/office/drawing/2010/main"/>
                      </a:ext>
                    </a:extLst>
                  </pic:spPr>
                </pic:pic>
              </a:graphicData>
            </a:graphic>
          </wp:inline>
        </w:drawing>
      </w:r>
    </w:p>
    <w:p w14:paraId="5BDDDB70" w14:textId="479472B4" w:rsidR="00500A8B" w:rsidRDefault="00396C75" w:rsidP="00500A8B">
      <w:pPr>
        <w:jc w:val="center"/>
        <w:rPr>
          <w:rFonts w:hint="eastAsia"/>
        </w:rPr>
      </w:pPr>
      <w:r>
        <w:t xml:space="preserve">Figure 8: Output from 32 Node Bottleneck</w:t>
      </w:r>
    </w:p>
    <w:p w14:paraId="69384395" w14:textId="77777777" w:rsidR="00500A8B" w:rsidRDefault="00500A8B" w:rsidP="00500A8B">
      <w:pPr>
        <w:jc w:val="center"/>
        <w:rPr>
          <w:rFonts w:hint="eastAsia"/>
        </w:rPr>
      </w:pPr>
    </w:p>
    <w:p w14:paraId="2E859A8C" w14:textId="77777777" w:rsidR="00500A8B" w:rsidRDefault="00500A8B" w:rsidP="00500A8B">
      <w:pPr>
        <w:jc w:val="center"/>
        <w:rPr>
          <w:rFonts w:hint="eastAsia"/>
        </w:rPr>
      </w:pPr>
      <w:r>
        <w:rPr>
          <w:noProof/>
        </w:rPr>
        <w:lastRenderedPageBreak/>
        <w:drawing>
          <wp:inline distT="0" distB="0" distL="0" distR="0" wp14:anchorId="5F1990D1" wp14:editId="31AB06EC">
            <wp:extent cx="2718176" cy="1464513"/>
            <wp:effectExtent l="0" t="0" r="0" b="0"/>
            <wp:docPr id="114979136" name="drawing" descr="A comparison of a sweater  AI-generated content may be incorrect.">
              <a:extLst xmlns:a="http://schemas.openxmlformats.org/drawingml/2006/main">
                <a:ext uri="{FF2B5EF4-FFF2-40B4-BE49-F238E27FC236}">
                  <a16:creationId xmlns:a16="http://schemas.microsoft.com/office/drawing/2014/main" id="{11A20497-946F-4D57-A284-10180B3441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9136" name="drawing" descr="A comparison of a sweater  AI-generated content may be incorrect."/>
                    <pic:cNvPicPr/>
                  </pic:nvPicPr>
                  <pic:blipFill rotWithShape="1">
                    <a:blip r:embed="rId18">
                      <a:extLst>
                        <a:ext uri="{28A0092B-C50C-407E-A947-70E740481C1C}">
                          <a14:useLocalDpi xmlns:a14="http://schemas.microsoft.com/office/drawing/2010/main"/>
                        </a:ext>
                      </a:extLst>
                    </a:blip>
                    <a:srcRect l="3256" t="11616" b="18770"/>
                    <a:stretch>
                      <a:fillRect/>
                    </a:stretch>
                  </pic:blipFill>
                  <pic:spPr bwMode="auto">
                    <a:xfrm>
                      <a:off x="0" y="0"/>
                      <a:ext cx="2718362" cy="1464613"/>
                    </a:xfrm>
                    <a:prstGeom prst="rect">
                      <a:avLst/>
                    </a:prstGeom>
                    <a:ln>
                      <a:noFill/>
                    </a:ln>
                    <a:extLst>
                      <a:ext uri="{53640926-AAD7-44D8-BBD7-CCE9431645EC}">
                        <a14:shadowObscured xmlns:a14="http://schemas.microsoft.com/office/drawing/2010/main"/>
                      </a:ext>
                    </a:extLst>
                  </pic:spPr>
                </pic:pic>
              </a:graphicData>
            </a:graphic>
          </wp:inline>
        </w:drawing>
      </w:r>
    </w:p>
    <w:p w14:paraId="5686CA85" w14:textId="25550812" w:rsidR="00500A8B" w:rsidRDefault="00396C75" w:rsidP="00500A8B">
      <w:pPr>
        <w:jc w:val="center"/>
        <w:rPr>
          <w:rFonts w:hint="eastAsia"/>
        </w:rPr>
      </w:pPr>
      <w:r>
        <w:t xml:space="preserve">Figure 9: Output from 128 Node Bottleneck</w:t>
      </w:r>
    </w:p>
    <w:p w14:paraId="5DFC5ED8" w14:textId="77777777" w:rsidR="00500A8B" w:rsidRDefault="00500A8B" w:rsidP="00034271">
      <w:pPr>
        <w:rPr>
          <w:rFonts w:hint="eastAsia"/>
        </w:rPr>
      </w:pPr>
    </w:p>
    <w:p w14:paraId="315BFB4A" w14:textId="00C7C118" w:rsidR="00D44CBA" w:rsidRDefault="002004DA" w:rsidP="00034271">
      <w:pPr>
        <w:rPr>
          <w:rFonts w:hint="eastAsia"/>
        </w:rPr>
      </w:pPr>
      <w:commentRangeStart w:id="2"/>
      <w:del w:id="1129" w:author="Claude" w:date="2026-09-30T12:00:00Z">
        <w:r>
          <w:delText xml:space="preserve">Below is where</w:delText>
        </w:r>
      </w:del>
      <w:ins w:id="1130" w:author="Claude" w:date="2026-09-30T12:00:00Z">
        <w:r>
          <w:t xml:space="preserve">Below,</w:t>
        </w:r>
      </w:ins>
      <w:r>
        <w:t xml:space="preserve"> noise was introduced into the image using </w:t>
      </w:r>
      <w:del w:id="1131" w:author="Claude" w:date="2026-09-30T12:00:00Z">
        <w:r>
          <w:delText xml:space="preserve">the</w:delText>
        </w:r>
      </w:del>
      <w:ins w:id="1132" w:author="Claude" w:date="2026-09-30T12:00:00Z">
        <w:r>
          <w:t xml:space="preserve">PyTorch’s</w:t>
        </w:r>
      </w:ins>
      <w:r>
        <w:t xml:space="preserve"> built-in </w:t>
      </w:r>
      <w:del w:id="1133" w:author="Claude" w:date="2026-09-30T12:00:00Z">
        <w:r>
          <w:delText xml:space="preserve">torch</w:delText>
        </w:r>
      </w:del>
      <w:ins w:id="1134" w:author="Claude" w:date="2026-09-30T12:00:00Z">
        <w:r>
          <w:t xml:space="preserve">uniform</w:t>
        </w:r>
      </w:ins>
      <w:r>
        <w:t xml:space="preserve"> random function </w:t>
      </w:r>
      <w:del w:id="1135" w:author="Claude" w:date="2026-09-30T12:00:00Z">
        <w:r>
          <w:delText xml:space="preserve">*</w:delText>
        </w:r>
      </w:del>
      <w:ins w:id="1136" w:author="Claude" w:date="2026-09-30T12:00:00Z">
        <w:r>
          <w:t xml:space="preserve">(torch.rand), scaled by 0.3, and</w:t>
        </w:r>
      </w:ins>
      <w:r>
        <w:t xml:space="preserve"> the </w:t>
      </w:r>
      <w:del w:id="1137" w:author="Claude" w:date="2026-09-30T12:00:00Z">
        <w:r>
          <w:delText xml:space="preserve">uniform</w:delText>
        </w:r>
      </w:del>
      <w:ins w:id="1138" w:author="Claude" w:date="2026-09-30T12:00:00Z">
        <w:r>
          <w:t xml:space="preserve">result</w:t>
        </w:r>
      </w:ins>
      <w:r>
        <w:t xml:space="preserve"> </w:t>
      </w:r>
      <w:del w:id="1139" w:author="Claude" w:date="2026-09-30T12:00:00Z">
        <w:r>
          <w:delText xml:space="preserve">and then</w:delText>
        </w:r>
      </w:del>
      <w:ins w:id="1140" w:author="Claude" w:date="2026-09-30T12:00:00Z">
        <w:r>
          <w:t xml:space="preserve">was</w:t>
        </w:r>
      </w:ins>
      <w:r>
        <w:t xml:space="preserve"> clamped</w:t>
      </w:r>
      <w:del w:id="1141" w:author="Claude" w:date="2026-09-30T12:00:00Z">
        <w:r>
          <w:delText xml:space="preserve"> down</w:delText>
        </w:r>
      </w:del>
      <w:r>
        <w:t xml:space="preserve"> to [0, </w:t>
      </w:r>
      <w:del w:id="1142" w:author="Claude" w:date="2026-09-30T12:00:00Z">
        <w:r>
          <w:delText xml:space="preserve">1] for</w:delText>
        </w:r>
      </w:del>
      <w:ins w:id="1143" w:author="Claude" w:date="2026-09-30T12:00:00Z">
        <w:r>
          <w:t xml:space="preserve">1],</w:t>
        </w:r>
      </w:ins>
      <w:r>
        <w:t xml:space="preserve"> the </w:t>
      </w:r>
      <w:del w:id="1144" w:author="Claude" w:date="2026-09-30T12:00:00Z">
        <w:r>
          <w:delText xml:space="preserve">neural</w:delText>
        </w:r>
      </w:del>
      <w:ins w:id="1145" w:author="Claude" w:date="2026-09-30T12:00:00Z">
        <w:r>
          <w:t xml:space="preserve">valid</w:t>
        </w:r>
      </w:ins>
      <w:r>
        <w:t xml:space="preserve"> </w:t>
      </w:r>
      <w:del w:id="1146" w:author="Claude" w:date="2026-09-30T12:00:00Z">
        <w:r>
          <w:delText xml:space="preserve">net</w:delText>
        </w:r>
      </w:del>
      <w:ins w:id="1147" w:author="Claude" w:date="2026-09-30T12:00:00Z">
        <w:r>
          <w:t xml:space="preserve">pixel</w:t>
        </w:r>
      </w:ins>
      <w:r>
        <w:t xml:space="preserve"> </w:t>
      </w:r>
      <w:del w:id="1148" w:author="Claude" w:date="2026-09-30T12:00:00Z">
        <w:r>
          <w:delText xml:space="preserve">weights</w:delText>
        </w:r>
      </w:del>
      <w:ins w:id="1149" w:author="Claude" w:date="2026-09-30T12:00:00Z">
        <w:r>
          <w:t xml:space="preserve">range,</w:t>
        </w:r>
      </w:ins>
      <w:r>
        <w:t xml:space="preserve"> using the </w:t>
      </w:r>
      <w:del w:id="1150" w:author="Claude" w:date="2026-09-30T12:00:00Z">
        <w:r>
          <w:delText xml:space="preserve">MLP32</w:delText>
        </w:r>
      </w:del>
      <w:ins w:id="1151" w:author="Claude" w:date="2026-09-30T12:00:00Z">
        <w:r>
          <w:t xml:space="preserve">MLP.32</w:t>
        </w:r>
      </w:ins>
      <w:r>
        <w:t xml:space="preserve"> model. The result was a brighter image, and the reconstruction reflects this in the text </w:t>
      </w:r>
      <w:del w:id="1152" w:author="Claude" w:date="2026-09-30T12:00:00Z">
        <w:r>
          <w:delText xml:space="preserve">area</w:delText>
        </w:r>
      </w:del>
      <w:ins w:id="1153" w:author="Claude" w:date="2026-09-30T12:00:00Z">
        <w:r>
          <w:t xml:space="preserve">area,</w:t>
        </w:r>
      </w:ins>
      <w:r>
        <w:t xml:space="preserve"> where the normal reconstruction had more dark </w:t>
      </w:r>
      <w:del w:id="1154" w:author="Claude" w:date="2026-09-30T12:00:00Z">
        <w:r>
          <w:delText xml:space="preserve">detail where the text would be.</w:delText>
        </w:r>
      </w:del>
      <w:ins w:id="1155" w:author="Claude" w:date="2026-09-30T12:00:00Z">
        <w:r>
          <w:t xml:space="preserve">detail.</w:t>
        </w:r>
      </w:ins>
      <w:r>
        <w:t xml:space="preserve"> Since the model was not </w:t>
      </w:r>
      <w:del w:id="1156" w:author="Claude" w:date="2026-09-30T12:00:00Z">
        <w:r>
          <w:delText xml:space="preserve">primarily </w:delText>
        </w:r>
      </w:del>
      <w:r>
        <w:t xml:space="preserve">trained on noisy </w:t>
      </w:r>
      <w:del w:id="1157" w:author="Claude" w:date="2026-09-30T12:00:00Z">
        <w:r>
          <w:delText xml:space="preserve">objects,</w:delText>
        </w:r>
      </w:del>
      <w:ins w:id="1158" w:author="Claude" w:date="2026-09-30T12:00:00Z">
        <w:r>
          <w:t xml:space="preserve">images,</w:t>
        </w:r>
      </w:ins>
      <w:r>
        <w:t xml:space="preserve"> </w:t>
      </w:r>
      <w:del w:id="1159" w:author="Claude" w:date="2026-09-30T12:00:00Z">
        <w:r>
          <w:delText xml:space="preserve">this</w:delText>
        </w:r>
      </w:del>
      <w:ins w:id="1160" w:author="Claude" w:date="2026-09-30T12:00:00Z">
        <w:r>
          <w:t xml:space="preserve">it</w:t>
        </w:r>
      </w:ins>
      <w:r>
        <w:t xml:space="preserve"> is</w:t>
      </w:r>
      <w:del w:id="1161" w:author="Claude" w:date="2026-09-30T12:00:00Z">
        <w:r>
          <w:delText xml:space="preserve"> to be</w:delText>
        </w:r>
      </w:del>
      <w:r>
        <w:t xml:space="preserve"> expected that </w:t>
      </w:r>
      <w:del w:id="1162" w:author="Claude" w:date="2026-09-30T12:00:00Z">
        <w:r>
          <w:delText xml:space="preserve">it</w:delText>
        </w:r>
      </w:del>
      <w:ins w:id="1163" w:author="Claude" w:date="2026-09-30T12:00:00Z">
        <w:r>
          <w:t xml:space="preserve">the reconstruction</w:t>
        </w:r>
      </w:ins>
      <w:r>
        <w:t xml:space="preserve"> is farther from the original image. </w:t>
      </w:r>
      <w:commentRangeEnd w:id="2"/>
      <w:r>
        <w:rPr>
          <w:rStyle w:val="CommentReference"/>
        </w:rPr>
        <w:commentReference w:id="2"/>
      </w:r>
    </w:p>
    <w:p w14:paraId="491B85B9" w14:textId="70EED797" w:rsidR="00500A8B" w:rsidRDefault="00500A8B" w:rsidP="00D82AE3">
      <w:pPr>
        <w:jc w:val="center"/>
        <w:rPr>
          <w:rFonts w:hint="eastAsia"/>
        </w:rPr>
      </w:pPr>
      <w:r>
        <w:rPr>
          <w:noProof/>
        </w:rPr>
        <w:drawing>
          <wp:inline distT="0" distB="0" distL="0" distR="0" wp14:anchorId="15D1AD00" wp14:editId="4AABFF33">
            <wp:extent cx="3878981" cy="1539857"/>
            <wp:effectExtent l="0" t="0" r="0" b="0"/>
            <wp:docPr id="786839405" name="Picture 6" descr="A comparison of a sweater  AI-generated content may be incorrect.">
              <a:extLst xmlns:a="http://schemas.openxmlformats.org/drawingml/2006/main">
                <a:ext uri="{FF2B5EF4-FFF2-40B4-BE49-F238E27FC236}">
                  <a16:creationId xmlns:a16="http://schemas.microsoft.com/office/drawing/2014/main" id="{F0975012-6886-4CC4-9844-3898C9822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9405" name="Picture 6" descr="A comparison of a sweater  AI-generated content may be incorrect."/>
                    <pic:cNvPicPr/>
                  </pic:nvPicPr>
                  <pic:blipFill rotWithShape="1">
                    <a:blip r:embed="rId19">
                      <a:extLst>
                        <a:ext uri="{28A0092B-C50C-407E-A947-70E740481C1C}">
                          <a14:useLocalDpi xmlns:a14="http://schemas.microsoft.com/office/drawing/2010/main" val="0"/>
                        </a:ext>
                      </a:extLst>
                    </a:blip>
                    <a:srcRect l="1774" t="24263" b="23750"/>
                    <a:stretch>
                      <a:fillRect/>
                    </a:stretch>
                  </pic:blipFill>
                  <pic:spPr bwMode="auto">
                    <a:xfrm>
                      <a:off x="0" y="0"/>
                      <a:ext cx="3918470" cy="1555533"/>
                    </a:xfrm>
                    <a:prstGeom prst="rect">
                      <a:avLst/>
                    </a:prstGeom>
                    <a:ln>
                      <a:noFill/>
                    </a:ln>
                    <a:extLst>
                      <a:ext uri="{53640926-AAD7-44D8-BBD7-CCE9431645EC}">
                        <a14:shadowObscured xmlns:a14="http://schemas.microsoft.com/office/drawing/2010/main"/>
                      </a:ext>
                    </a:extLst>
                  </pic:spPr>
                </pic:pic>
              </a:graphicData>
            </a:graphic>
          </wp:inline>
        </w:drawing>
      </w:r>
    </w:p>
    <w:p w14:paraId="517A64FC" w14:textId="78F90E06" w:rsidR="001C3209" w:rsidRDefault="00396C75" w:rsidP="001C3209">
      <w:pPr>
        <w:jc w:val="center"/>
        <w:rPr>
          <w:rFonts w:hint="eastAsia"/>
        </w:rPr>
      </w:pPr>
      <w:r>
        <w:t xml:space="preserve">Figure 10: Denoise Output with Bottleneck of 32</w:t>
      </w:r>
    </w:p>
    <w:p w14:paraId="4D488696" w14:textId="77777777" w:rsidR="007B41A3" w:rsidRDefault="007B41A3" w:rsidP="007B41A3">
      <w:pPr>
        <w:jc w:val="center"/>
        <w:rPr>
          <w:rFonts w:hint="eastAsia"/>
        </w:rPr>
      </w:pPr>
    </w:p>
    <w:p w14:paraId="3E4D8A10" w14:textId="127C1DD1" w:rsidR="006B4995" w:rsidRDefault="20452BA3" w:rsidP="45B42FF5">
      <w:pPr>
        <w:pStyle w:val="Heading1"/>
        <w:rPr>
          <w:rFonts w:hint="eastAsia"/>
        </w:rPr>
      </w:pPr>
      <w:r>
        <w:t>Analysis</w:t>
      </w:r>
    </w:p>
    <w:p w14:paraId="5E5787A5" w14:textId="3B12BEDB" w:rsidR="006B4995" w:rsidRDefault="00DC2206" w:rsidP="00563A2B">
      <w:pPr>
        <w:rPr>
          <w:rFonts w:hint="eastAsia"/>
        </w:rPr>
      </w:pPr>
      <w:commentRangeStart w:id="3"/>
      <w:r>
        <w:t xml:space="preserve">The information that survives </w:t>
      </w:r>
      <w:del w:id="1080" w:author="Claude" w:date="2026-09-30T12:00:00Z">
        <w:r>
          <w:delText xml:space="preserve">when compressed</w:delText>
        </w:r>
      </w:del>
      <w:ins w:id="1081" w:author="Claude" w:date="2026-09-30T12:00:00Z">
        <w:r>
          <w:t xml:space="preserve">compression</w:t>
        </w:r>
      </w:ins>
      <w:r>
        <w:t xml:space="preserve"> is </w:t>
      </w:r>
      <w:ins w:id="1082" w:author="Claude" w:date="2026-09-30T12:00:00Z">
        <w:r>
          <w:t xml:space="preserve">the </w:t>
        </w:r>
      </w:ins>
      <w:r>
        <w:t xml:space="preserve">large </w:t>
      </w:r>
      <w:del w:id="1083" w:author="Claude" w:date="2026-09-30T12:00:00Z">
        <w:r>
          <w:delText xml:space="preserve">details</w:delText>
        </w:r>
      </w:del>
      <w:ins w:id="1084" w:author="Claude" w:date="2026-09-30T12:00:00Z">
        <w:r>
          <w:t xml:space="preserve">details,</w:t>
        </w:r>
      </w:ins>
      <w:r>
        <w:t xml:space="preserve"> such as the shape of the clothing item and any large details on </w:t>
      </w:r>
      <w:del w:id="1085" w:author="Claude" w:date="2026-09-30T12:00:00Z">
        <w:r>
          <w:delText xml:space="preserve">the clothing item</w:delText>
        </w:r>
      </w:del>
      <w:ins w:id="1086" w:author="Claude" w:date="2026-09-30T12:00:00Z">
        <w:r>
          <w:t xml:space="preserve">it</w:t>
        </w:r>
      </w:ins>
      <w:r>
        <w:t xml:space="preserve"> (text on a shirt gets compressed down to a blob of </w:t>
      </w:r>
      <w:del w:id="1087" w:author="Claude" w:date="2026-09-30T12:00:00Z">
        <w:r>
          <w:delText xml:space="preserve">said</w:delText>
        </w:r>
      </w:del>
      <w:ins w:id="1088" w:author="Claude" w:date="2026-09-30T12:00:00Z">
        <w:r>
          <w:t xml:space="preserve">the</w:t>
        </w:r>
      </w:ins>
      <w:r>
        <w:t xml:space="preserve"> </w:t>
      </w:r>
      <w:del w:id="1089" w:author="Claude" w:date="2026-09-30T12:00:00Z">
        <w:r>
          <w:delText xml:space="preserve">colour,</w:delText>
        </w:r>
      </w:del>
      <w:ins w:id="1090" w:author="Claude" w:date="2026-09-30T12:00:00Z">
        <w:r>
          <w:t xml:space="preserve">same colour;</w:t>
        </w:r>
      </w:ins>
      <w:r>
        <w:t xml:space="preserve"> see </w:t>
      </w:r>
      <w:del w:id="1091" w:author="Claude" w:date="2026-09-30T12:00:00Z">
        <w:r>
          <w:delText xml:space="preserve">figure</w:delText>
        </w:r>
      </w:del>
      <w:ins w:id="1092" w:author="Claude" w:date="2026-09-30T12:00:00Z">
        <w:r>
          <w:t xml:space="preserve">Figures</w:t>
        </w:r>
      </w:ins>
      <w:r>
        <w:t xml:space="preserve"> </w:t>
      </w:r>
      <w:del w:id="1093" w:author="Claude" w:date="2026-09-30T12:00:00Z">
        <w:r>
          <w:delText xml:space="preserve">in output).</w:delText>
        </w:r>
      </w:del>
      <w:ins w:id="1094" w:author="Claude" w:date="2026-09-30T12:00:00Z">
        <w:r>
          <w:t xml:space="preserve">7–9).</w:t>
        </w:r>
      </w:ins>
      <w:r>
        <w:t xml:space="preserve"> When reconstructing with </w:t>
      </w:r>
      <w:del w:id="1095" w:author="Claude" w:date="2026-09-30T12:00:00Z">
        <w:r>
          <w:delText xml:space="preserve">the</w:delText>
        </w:r>
      </w:del>
      <w:ins w:id="1096" w:author="Claude" w:date="2026-09-30T12:00:00Z">
        <w:r>
          <w:t xml:space="preserve">a</w:t>
        </w:r>
      </w:ins>
      <w:r>
        <w:t xml:space="preserve"> bottleneck of 32, the image </w:t>
      </w:r>
      <w:del w:id="1097" w:author="Claude" w:date="2026-09-30T12:00:00Z">
        <w:r>
          <w:delText xml:space="preserve">maintains</w:delText>
        </w:r>
      </w:del>
      <w:ins w:id="1098" w:author="Claude" w:date="2026-09-30T12:00:00Z">
        <w:r>
          <w:t xml:space="preserve">keeps</w:t>
        </w:r>
      </w:ins>
      <w:r>
        <w:t xml:space="preserve"> some </w:t>
      </w:r>
      <w:del w:id="1099" w:author="Claude" w:date="2026-09-30T12:00:00Z">
        <w:r>
          <w:delText xml:space="preserve">level</w:delText>
        </w:r>
      </w:del>
      <w:ins w:id="1100" w:author="Claude" w:date="2026-09-30T12:00:00Z">
        <w:r>
          <w:t xml:space="preserve">detail</w:t>
        </w:r>
      </w:ins>
      <w:r>
        <w:t xml:space="preserve"> of</w:t>
      </w:r>
      <w:del w:id="1101" w:author="Claude" w:date="2026-09-30T12:00:00Z">
        <w:r>
          <w:delText xml:space="preserve"> detail with</w:delText>
        </w:r>
      </w:del>
      <w:r>
        <w:t xml:space="preserve"> the text on the </w:t>
      </w:r>
      <w:del w:id="1102" w:author="Claude" w:date="2026-09-30T12:00:00Z">
        <w:r>
          <w:delText xml:space="preserve">shirt</w:delText>
        </w:r>
      </w:del>
      <w:ins w:id="1103" w:author="Claude" w:date="2026-09-30T12:00:00Z">
        <w:r>
          <w:t xml:space="preserve">shirt,</w:t>
        </w:r>
      </w:ins>
      <w:r>
        <w:t xml:space="preserve"> which is a significant amount of </w:t>
      </w:r>
      <w:ins w:id="1104" w:author="Claude" w:date="2026-09-30T12:00:00Z">
        <w:r>
          <w:t xml:space="preserve">retained </w:t>
        </w:r>
      </w:ins>
      <w:r>
        <w:t xml:space="preserve">information</w:t>
      </w:r>
      <w:del w:id="1105" w:author="Claude" w:date="2026-09-30T12:00:00Z">
        <w:r>
          <w:delText xml:space="preserve"> that is retained</w:delText>
        </w:r>
      </w:del>
      <w:r>
        <w:t xml:space="preserve"> compared to the bottleneck of 8, where the image does not have a </w:t>
      </w:r>
      <w:del w:id="1106" w:author="Claude" w:date="2026-09-30T12:00:00Z">
        <w:r>
          <w:delText xml:space="preserve">black</w:delText>
        </w:r>
      </w:del>
      <w:ins w:id="1107" w:author="Claude" w:date="2026-09-30T12:00:00Z">
        <w:r>
          <w:t xml:space="preserve">dark</w:t>
        </w:r>
      </w:ins>
      <w:r>
        <w:t xml:space="preserve"> spot where the text should be. This supports the improvement from </w:t>
      </w:r>
      <w:ins w:id="1108" w:author="Claude" w:date="2026-09-30T12:00:00Z">
        <w:r>
          <w:t xml:space="preserve">the </w:t>
        </w:r>
      </w:ins>
      <w:r>
        <w:t xml:space="preserve">8 to</w:t>
      </w:r>
      <w:ins w:id="1109" w:author="Claude" w:date="2026-09-30T12:00:00Z">
        <w:r>
          <w:t xml:space="preserve"> the</w:t>
        </w:r>
      </w:ins>
      <w:r>
        <w:t xml:space="preserve"> 32 node bottleneck </w:t>
      </w:r>
      <w:del w:id="1110" w:author="Claude" w:date="2026-09-30T12:00:00Z">
        <w:r>
          <w:delText xml:space="preserve">that is </w:delText>
        </w:r>
      </w:del>
      <w:r>
        <w:t xml:space="preserve">described in Table </w:t>
      </w:r>
      <w:del w:id="1111" w:author="Claude" w:date="2026-09-30T12:00:00Z">
        <w:r>
          <w:delText xml:space="preserve">2</w:delText>
        </w:r>
      </w:del>
      <w:ins w:id="1112" w:author="Claude" w:date="2026-09-30T12:00:00Z">
        <w:r>
          <w:t xml:space="preserve">2,</w:t>
        </w:r>
      </w:ins>
      <w:r>
        <w:t xml:space="preserve"> where the </w:t>
      </w:r>
      <w:ins w:id="1113" w:author="Claude" w:date="2026-09-30T12:00:00Z">
        <w:r>
          <w:t xml:space="preserve">32 node </w:t>
        </w:r>
      </w:ins>
      <w:r>
        <w:t xml:space="preserve">bottleneck</w:t>
      </w:r>
      <w:del w:id="1114" w:author="Claude" w:date="2026-09-30T12:00:00Z">
        <w:r>
          <w:delText xml:space="preserve"> of 32</w:delText>
        </w:r>
      </w:del>
      <w:r>
        <w:t xml:space="preserve"> has 34% less loss than the </w:t>
      </w:r>
      <w:del w:id="1115" w:author="Claude" w:date="2026-09-30T12:00:00Z">
        <w:r>
          <w:delText xml:space="preserve">bottleneck of </w:delText>
        </w:r>
      </w:del>
      <w:r>
        <w:t xml:space="preserve">8 </w:t>
      </w:r>
      <w:del w:id="1116" w:author="Claude" w:date="2026-09-30T12:00:00Z">
        <w:r>
          <w:delText xml:space="preserve">nodes.</w:delText>
        </w:r>
      </w:del>
      <w:ins w:id="1117" w:author="Claude" w:date="2026-09-30T12:00:00Z">
        <w:r>
          <w:t xml:space="preserve">node bottleneck.</w:t>
        </w:r>
      </w:ins>
      <w:r>
        <w:t xml:space="preserve"> There is a less noticeable difference </w:t>
      </w:r>
      <w:del w:id="1118" w:author="Claude" w:date="2026-09-30T12:00:00Z">
        <w:r>
          <w:delText xml:space="preserve">is </w:delText>
        </w:r>
      </w:del>
      <w:r>
        <w:t xml:space="preserve">from 32 to 128 </w:t>
      </w:r>
      <w:del w:id="1119" w:author="Claude" w:date="2026-09-30T12:00:00Z">
        <w:r>
          <w:delText xml:space="preserve">nodes</w:delText>
        </w:r>
      </w:del>
      <w:ins w:id="1120" w:author="Claude" w:date="2026-09-30T12:00:00Z">
        <w:r>
          <w:t xml:space="preserve">nodes,</w:t>
        </w:r>
      </w:ins>
      <w:r>
        <w:t xml:space="preserve"> as </w:t>
      </w:r>
      <w:del w:id="1121" w:author="Claude" w:date="2026-09-30T12:00:00Z">
        <w:r>
          <w:delText xml:space="preserve">it maintains </w:delText>
        </w:r>
      </w:del>
      <w:r>
        <w:t xml:space="preserve">the</w:t>
      </w:r>
      <w:del w:id="1122" w:author="Claude" w:date="2026-09-30T12:00:00Z">
        <w:r>
          <w:delText xml:space="preserve"> same</w:delText>
        </w:r>
      </w:del>
      <w:r>
        <w:t xml:space="preserve"> level of detail</w:t>
      </w:r>
      <w:ins w:id="1123" w:author="Claude" w:date="2026-09-30T12:00:00Z">
        <w:r>
          <w:t xml:space="preserve"> stays about the same,</w:t>
        </w:r>
      </w:ins>
      <w:r>
        <w:t xml:space="preserve"> with 128 nodes retaining </w:t>
      </w:r>
      <w:ins w:id="1124" w:author="Claude" w:date="2026-09-30T12:00:00Z">
        <w:r>
          <w:t xml:space="preserve">slightly </w:t>
        </w:r>
      </w:ins>
      <w:r>
        <w:t xml:space="preserve">more of the colour </w:t>
      </w:r>
      <w:del w:id="1125" w:author="Claude" w:date="2026-09-30T12:00:00Z">
        <w:r>
          <w:delText xml:space="preserve">detail</w:delText>
        </w:r>
      </w:del>
      <w:ins w:id="1126" w:author="Claude" w:date="2026-09-30T12:00:00Z">
        <w:r>
          <w:t xml:space="preserve">detail,</w:t>
        </w:r>
      </w:ins>
      <w:r>
        <w:t xml:space="preserve"> which reflects the 15% </w:t>
      </w:r>
      <w:del w:id="1127" w:author="Claude" w:date="2026-09-30T12:00:00Z">
        <w:r>
          <w:delText xml:space="preserve">less</w:delText>
        </w:r>
      </w:del>
      <w:ins w:id="1128" w:author="Claude" w:date="2026-09-30T12:00:00Z">
        <w:r>
          <w:t xml:space="preserve">lower</w:t>
        </w:r>
      </w:ins>
      <w:r>
        <w:t xml:space="preserve"> loss from 32 to 128 nodes. </w:t>
      </w:r>
      <w:commentRangeEnd w:id="3"/>
      <w:r>
        <w:rPr>
          <w:rStyle w:val="CommentReference"/>
        </w:rPr>
        <w:commentReference w:id="3"/>
      </w:r>
    </w:p>
    <w:p w14:paraId="074E44F8" w14:textId="2094D5E1" w:rsidR="00090E1A" w:rsidRDefault="00EF07C4" w:rsidP="00563A2B">
      <w:pPr>
        <w:rPr>
          <w:rFonts w:hint="eastAsia"/>
        </w:rPr>
      </w:pPr>
      <w:commentRangeStart w:id="4"/>
      <w:r>
        <w:t xml:space="preserve">It works well</w:t>
      </w:r>
      <w:ins w:id="1056" w:author="Claude" w:date="2026-09-30T12:00:00Z">
        <w:r>
          <w:t xml:space="preserve"> for noise removal</w:t>
        </w:r>
      </w:ins>
      <w:r>
        <w:t xml:space="preserve"> because it only retains the larger features </w:t>
      </w:r>
      <w:del w:id="1057" w:author="Claude" w:date="2026-09-30T12:00:00Z">
        <w:r>
          <w:delText xml:space="preserve">from</w:delText>
        </w:r>
      </w:del>
      <w:ins w:id="1058" w:author="Claude" w:date="2026-09-30T12:00:00Z">
        <w:r>
          <w:t xml:space="preserve">of</w:t>
        </w:r>
      </w:ins>
      <w:r>
        <w:t xml:space="preserve"> an image. The hidden layers and bottleneck </w:t>
      </w:r>
      <w:del w:id="1059" w:author="Claude" w:date="2026-09-30T12:00:00Z">
        <w:r>
          <w:delText xml:space="preserve">are taking</w:delText>
        </w:r>
      </w:del>
      <w:ins w:id="1060" w:author="Claude" w:date="2026-09-30T12:00:00Z">
        <w:r>
          <w:t xml:space="preserve">keep</w:t>
        </w:r>
      </w:ins>
      <w:r>
        <w:t xml:space="preserve"> the main information of the image at each </w:t>
      </w:r>
      <w:del w:id="1061" w:author="Claude" w:date="2026-09-30T12:00:00Z">
        <w:r>
          <w:delText xml:space="preserve">step</w:delText>
        </w:r>
      </w:del>
      <w:ins w:id="1062" w:author="Claude" w:date="2026-09-30T12:00:00Z">
        <w:r>
          <w:t xml:space="preserve">step,</w:t>
        </w:r>
      </w:ins>
      <w:r>
        <w:t xml:space="preserve"> meaning </w:t>
      </w:r>
      <w:del w:id="1063" w:author="Claude" w:date="2026-09-30T12:00:00Z">
        <w:r>
          <w:delText xml:space="preserve">that</w:delText>
        </w:r>
      </w:del>
      <w:ins w:id="1064" w:author="Claude" w:date="2026-09-30T12:00:00Z">
        <w:r>
          <w:t xml:space="preserve">that,</w:t>
        </w:r>
      </w:ins>
      <w:r>
        <w:t xml:space="preserve"> for example, the sleeve of a shirt will be preserved since </w:t>
      </w:r>
      <w:del w:id="1065" w:author="Claude" w:date="2026-09-30T12:00:00Z">
        <w:r>
          <w:delText xml:space="preserve">it’s</w:delText>
        </w:r>
      </w:del>
      <w:ins w:id="1066" w:author="Claude" w:date="2026-09-30T12:00:00Z">
        <w:r>
          <w:t xml:space="preserve">it is</w:t>
        </w:r>
      </w:ins>
      <w:r>
        <w:t xml:space="preserve"> a larger </w:t>
      </w:r>
      <w:del w:id="1067" w:author="Claude" w:date="2026-09-30T12:00:00Z">
        <w:r>
          <w:delText xml:space="preserve">feature;</w:delText>
        </w:r>
      </w:del>
      <w:ins w:id="1068" w:author="Claude" w:date="2026-09-30T12:00:00Z">
        <w:r>
          <w:t xml:space="preserve">feature,</w:t>
        </w:r>
      </w:ins>
      <w:r>
        <w:t xml:space="preserve"> </w:t>
      </w:r>
      <w:del w:id="1069" w:author="Claude" w:date="2026-09-30T12:00:00Z">
        <w:r>
          <w:delText xml:space="preserve">compared to</w:delText>
        </w:r>
      </w:del>
      <w:ins w:id="1070" w:author="Claude" w:date="2026-09-30T12:00:00Z">
        <w:r>
          <w:t xml:space="preserve">while</w:t>
        </w:r>
      </w:ins>
      <w:r>
        <w:t xml:space="preserve"> text on a shirt </w:t>
      </w:r>
      <w:ins w:id="1071" w:author="Claude" w:date="2026-09-30T12:00:00Z">
        <w:r>
          <w:t xml:space="preserve">is lost </w:t>
        </w:r>
      </w:ins>
      <w:r>
        <w:t xml:space="preserve">since </w:t>
      </w:r>
      <w:del w:id="1072" w:author="Claude" w:date="2026-09-30T12:00:00Z">
        <w:r>
          <w:delText xml:space="preserve">that</w:delText>
        </w:r>
      </w:del>
      <w:ins w:id="1073" w:author="Claude" w:date="2026-09-30T12:00:00Z">
        <w:r>
          <w:t xml:space="preserve">it</w:t>
        </w:r>
      </w:ins>
      <w:r>
        <w:t xml:space="preserve"> is a smaller feature. Since the model is trained on the FashionMNIST dataset, it can only reconstruct images that look like the training </w:t>
      </w:r>
      <w:del w:id="1074" w:author="Claude" w:date="2026-09-30T12:00:00Z">
        <w:r>
          <w:delText xml:space="preserve">image.</w:delText>
        </w:r>
      </w:del>
      <w:ins w:id="1075" w:author="Claude" w:date="2026-09-30T12:00:00Z">
        <w:r>
          <w:t xml:space="preserve">images.</w:t>
        </w:r>
      </w:ins>
      <w:r>
        <w:t xml:space="preserve"> This is </w:t>
      </w:r>
      <w:del w:id="1076" w:author="Claude" w:date="2026-09-30T12:00:00Z">
        <w:r>
          <w:delText xml:space="preserve">proven</w:delText>
        </w:r>
      </w:del>
      <w:ins w:id="1077" w:author="Claude" w:date="2026-09-30T12:00:00Z">
        <w:r>
          <w:t xml:space="preserve">shown</w:t>
        </w:r>
      </w:ins>
      <w:r>
        <w:t xml:space="preserve"> in the denoise </w:t>
      </w:r>
      <w:del w:id="1078" w:author="Claude" w:date="2026-09-30T12:00:00Z">
        <w:r>
          <w:delText xml:space="preserve">image</w:delText>
        </w:r>
      </w:del>
      <w:ins w:id="1079" w:author="Claude" w:date="2026-09-30T12:00:00Z">
        <w:r>
          <w:t xml:space="preserve">output,</w:t>
        </w:r>
      </w:ins>
      <w:r>
        <w:t xml:space="preserve"> where the general shape of the original input is preserved. </w:t>
      </w:r>
      <w:commentRangeEnd w:id="4"/>
      <w:r>
        <w:rPr>
          <w:rStyle w:val="CommentReference"/>
        </w:rPr>
        <w:commentReference w:id="4"/>
      </w:r>
    </w:p>
    <w:p w14:paraId="41349D01" w14:textId="08C864A9" w:rsidR="003B7A30" w:rsidRDefault="003B7A30" w:rsidP="00563A2B">
      <w:pPr>
        <w:rPr>
          <w:rFonts w:hint="eastAsia"/>
        </w:rPr>
      </w:pPr>
      <w:commentRangeStart w:id="5"/>
      <w:r>
        <w:t xml:space="preserve">Bottleneck size affects</w:t>
      </w:r>
      <w:del w:id="1020" w:author="Claude" w:date="2026-09-30T12:00:00Z">
        <w:r>
          <w:delText xml:space="preserve"> the</w:delText>
        </w:r>
      </w:del>
      <w:r>
        <w:t xml:space="preserve"> reconstruction quality based on </w:t>
      </w:r>
      <w:ins w:id="1021" w:author="Claude" w:date="2026-09-30T12:00:00Z">
        <w:r>
          <w:t xml:space="preserve">how much </w:t>
        </w:r>
      </w:ins>
      <w:r>
        <w:t xml:space="preserve">information</w:t>
      </w:r>
      <w:ins w:id="1022" w:author="Claude" w:date="2026-09-30T12:00:00Z">
        <w:r>
          <w:t xml:space="preserve"> is</w:t>
        </w:r>
      </w:ins>
      <w:r>
        <w:t xml:space="preserve"> retained at the bottleneck nodes. Since </w:t>
      </w:r>
      <w:del w:id="1023" w:author="Claude" w:date="2026-09-30T12:00:00Z">
        <w:r>
          <w:delText xml:space="preserve">we</w:delText>
        </w:r>
      </w:del>
      <w:ins w:id="1024" w:author="Claude" w:date="2026-09-30T12:00:00Z">
        <w:r>
          <w:t xml:space="preserve">the</w:t>
        </w:r>
      </w:ins>
      <w:r>
        <w:t xml:space="preserve"> </w:t>
      </w:r>
      <w:del w:id="1025" w:author="Claude" w:date="2026-09-30T12:00:00Z">
        <w:r>
          <w:delText xml:space="preserve">are</w:delText>
        </w:r>
      </w:del>
      <w:ins w:id="1026" w:author="Claude" w:date="2026-09-30T12:00:00Z">
        <w:r>
          <w:t xml:space="preserve">network</w:t>
        </w:r>
      </w:ins>
      <w:r>
        <w:t xml:space="preserve"> </w:t>
      </w:r>
      <w:del w:id="1027" w:author="Claude" w:date="2026-09-30T12:00:00Z">
        <w:r>
          <w:delText xml:space="preserve">moving</w:delText>
        </w:r>
      </w:del>
      <w:ins w:id="1028" w:author="Claude" w:date="2026-09-30T12:00:00Z">
        <w:r>
          <w:t xml:space="preserve">moves</w:t>
        </w:r>
      </w:ins>
      <w:r>
        <w:t xml:space="preserve"> from a full image to </w:t>
      </w:r>
      <w:del w:id="1029" w:author="Claude" w:date="2026-09-30T12:00:00Z">
        <w:r>
          <w:delText xml:space="preserve">smaller information holding</w:delText>
        </w:r>
      </w:del>
      <w:ins w:id="1030" w:author="Claude" w:date="2026-09-30T12:00:00Z">
        <w:r>
          <w:t xml:space="preserve">fewer</w:t>
        </w:r>
      </w:ins>
      <w:r>
        <w:t xml:space="preserve"> nodes until the bottleneck,</w:t>
      </w:r>
      <w:ins w:id="1031" w:author="Claude" w:date="2026-09-30T12:00:00Z">
        <w:r>
          <w:t xml:space="preserve"> the</w:t>
        </w:r>
      </w:ins>
      <w:r>
        <w:t xml:space="preserve"> information at each layer is compressed to the most </w:t>
      </w:r>
      <w:del w:id="1032" w:author="Claude" w:date="2026-09-30T12:00:00Z">
        <w:r>
          <w:delText xml:space="preserve">dominating</w:delText>
        </w:r>
      </w:del>
      <w:ins w:id="1033" w:author="Claude" w:date="2026-09-30T12:00:00Z">
        <w:r>
          <w:t xml:space="preserve">dominant</w:t>
        </w:r>
      </w:ins>
      <w:r>
        <w:t xml:space="preserve"> </w:t>
      </w:r>
      <w:del w:id="1034" w:author="Claude" w:date="2026-09-30T12:00:00Z">
        <w:r>
          <w:delText xml:space="preserve">feature in that node.</w:delText>
        </w:r>
      </w:del>
      <w:ins w:id="1035" w:author="Claude" w:date="2026-09-30T12:00:00Z">
        <w:r>
          <w:t xml:space="preserve">features.</w:t>
        </w:r>
      </w:ins>
      <w:r>
        <w:t xml:space="preserve"> The trend </w:t>
      </w:r>
      <w:del w:id="1036" w:author="Claude" w:date="2026-09-30T12:00:00Z">
        <w:r>
          <w:delText xml:space="preserve">from</w:delText>
        </w:r>
      </w:del>
      <w:ins w:id="1037" w:author="Claude" w:date="2026-09-30T12:00:00Z">
        <w:r>
          <w:t xml:space="preserve">in</w:t>
        </w:r>
      </w:ins>
      <w:r>
        <w:t xml:space="preserve"> Table </w:t>
      </w:r>
      <w:del w:id="1038" w:author="Claude" w:date="2026-09-30T12:00:00Z">
        <w:r>
          <w:delText xml:space="preserve">2</w:delText>
        </w:r>
      </w:del>
      <w:ins w:id="1039" w:author="Claude" w:date="2026-09-30T12:00:00Z">
        <w:r>
          <w:t xml:space="preserve">2,</w:t>
        </w:r>
      </w:ins>
      <w:r>
        <w:t xml:space="preserve"> where </w:t>
      </w:r>
      <w:del w:id="1040" w:author="Claude" w:date="2026-09-30T12:00:00Z">
        <w:r>
          <w:delText xml:space="preserve">the improvement</w:delText>
        </w:r>
      </w:del>
      <w:ins w:id="1041" w:author="Claude" w:date="2026-09-30T12:00:00Z">
        <w:r>
          <w:t xml:space="preserve">going</w:t>
        </w:r>
      </w:ins>
      <w:r>
        <w:t xml:space="preserve"> from 8 to 32 </w:t>
      </w:r>
      <w:del w:id="1042" w:author="Claude" w:date="2026-09-30T12:00:00Z">
        <w:r>
          <w:delText xml:space="preserve">sees</w:delText>
        </w:r>
      </w:del>
      <w:ins w:id="1043" w:author="Claude" w:date="2026-09-30T12:00:00Z">
        <w:r>
          <w:t xml:space="preserve">nodes gives</w:t>
        </w:r>
      </w:ins>
      <w:r>
        <w:t xml:space="preserve"> a 34% decrease in loss </w:t>
      </w:r>
      <w:del w:id="1044" w:author="Claude" w:date="2026-09-30T12:00:00Z">
        <w:r>
          <w:delText xml:space="preserve">and</w:delText>
        </w:r>
      </w:del>
      <w:ins w:id="1045" w:author="Claude" w:date="2026-09-30T12:00:00Z">
        <w:r>
          <w:t xml:space="preserve">while</w:t>
        </w:r>
      </w:ins>
      <w:r>
        <w:t xml:space="preserve"> </w:t>
      </w:r>
      <w:del w:id="1046" w:author="Claude" w:date="2026-09-30T12:00:00Z">
        <w:r>
          <w:delText xml:space="preserve">the jump</w:delText>
        </w:r>
      </w:del>
      <w:ins w:id="1047" w:author="Claude" w:date="2026-09-30T12:00:00Z">
        <w:r>
          <w:t xml:space="preserve">going</w:t>
        </w:r>
      </w:ins>
      <w:r>
        <w:t xml:space="preserve"> from 32 to 128 </w:t>
      </w:r>
      <w:del w:id="1048" w:author="Claude" w:date="2026-09-30T12:00:00Z">
        <w:r>
          <w:delText xml:space="preserve">has</w:delText>
        </w:r>
      </w:del>
      <w:ins w:id="1049" w:author="Claude" w:date="2026-09-30T12:00:00Z">
        <w:r>
          <w:t xml:space="preserve">gives</w:t>
        </w:r>
      </w:ins>
      <w:r>
        <w:t xml:space="preserve"> only a </w:t>
      </w:r>
      <w:del w:id="1050" w:author="Claude" w:date="2026-09-30T12:00:00Z">
        <w:r>
          <w:delText xml:space="preserve">loss</w:delText>
        </w:r>
      </w:del>
      <w:ins w:id="1051" w:author="Claude" w:date="2026-09-30T12:00:00Z">
        <w:r>
          <w:t xml:space="preserve">15%</w:t>
        </w:r>
      </w:ins>
      <w:r>
        <w:t xml:space="preserve"> </w:t>
      </w:r>
      <w:del w:id="1052" w:author="Claude" w:date="2026-09-30T12:00:00Z">
        <w:r>
          <w:delText xml:space="preserve">of 15%</w:delText>
        </w:r>
      </w:del>
      <w:ins w:id="1053" w:author="Claude" w:date="2026-09-30T12:00:00Z">
        <w:r>
          <w:t xml:space="preserve">decrease,</w:t>
        </w:r>
      </w:ins>
      <w:r>
        <w:t xml:space="preserve"> supports that</w:t>
      </w:r>
      <w:ins w:id="1054" w:author="Claude" w:date="2026-09-30T12:00:00Z">
        <w:r>
          <w:t xml:space="preserve"> the</w:t>
        </w:r>
      </w:ins>
      <w:r>
        <w:t xml:space="preserve"> reconstruction is only as good as the information </w:t>
      </w:r>
      <w:del w:id="1055" w:author="Claude" w:date="2026-09-30T12:00:00Z">
        <w:r>
          <w:delText xml:space="preserve">that is </w:delText>
        </w:r>
      </w:del>
      <w:r>
        <w:t xml:space="preserve">given at the bottleneck. </w:t>
      </w:r>
      <w:commentRangeEnd w:id="5"/>
      <w:r>
        <w:rPr>
          <w:rStyle w:val="CommentReference"/>
        </w:rPr>
        <w:commentReference w:id="5"/>
      </w:r>
    </w:p>
    <w:p w14:paraId="4C2C39B9" w14:textId="4E2B2B63" w:rsidR="45B42FF5" w:rsidRDefault="00FA08AD" w:rsidP="00563A2B">
      <w:pPr>
        <w:rPr>
          <w:rFonts w:hint="eastAsia"/>
        </w:rPr>
      </w:pPr>
      <w:commentRangeStart w:id="6"/>
      <w:r>
        <w:t xml:space="preserve">During interpolation, the </w:t>
      </w:r>
      <w:del w:id="1001" w:author="Claude" w:date="2026-09-30T12:00:00Z">
        <w:r>
          <w:delText xml:space="preserve">image</w:delText>
        </w:r>
      </w:del>
      <w:ins w:id="1002" w:author="Claude" w:date="2026-09-30T12:00:00Z">
        <w:r>
          <w:t xml:space="preserve">transition</w:t>
        </w:r>
      </w:ins>
      <w:r>
        <w:t xml:space="preserve"> from trouser to boot </w:t>
      </w:r>
      <w:del w:id="1003" w:author="Claude" w:date="2026-09-30T12:00:00Z">
        <w:r>
          <w:delText xml:space="preserve">happens</w:delText>
        </w:r>
      </w:del>
      <w:ins w:id="1004" w:author="Claude" w:date="2026-09-30T12:00:00Z">
        <w:r>
          <w:t xml:space="preserve">looks</w:t>
        </w:r>
      </w:ins>
      <w:r>
        <w:t xml:space="preserve"> like the </w:t>
      </w:r>
      <w:del w:id="1005" w:author="Claude" w:date="2026-09-30T12:00:00Z">
        <w:r>
          <w:delText xml:space="preserve">shoe</w:delText>
        </w:r>
      </w:del>
      <w:ins w:id="1006" w:author="Claude" w:date="2026-09-30T12:00:00Z">
        <w:r>
          <w:t xml:space="preserve">boot</w:t>
        </w:r>
      </w:ins>
      <w:r>
        <w:t xml:space="preserve"> is emerging from the background of the trouser. </w:t>
      </w:r>
      <w:del w:id="1007" w:author="Claude" w:date="2026-09-30T12:00:00Z">
        <w:r>
          <w:delText xml:space="preserve">What it</w:delText>
        </w:r>
      </w:del>
      <w:ins w:id="1008" w:author="Claude" w:date="2026-09-30T12:00:00Z">
        <w:r>
          <w:t xml:space="preserve">It</w:t>
        </w:r>
      </w:ins>
      <w:r>
        <w:t xml:space="preserve"> looks </w:t>
      </w:r>
      <w:del w:id="1009" w:author="Claude" w:date="2026-09-30T12:00:00Z">
        <w:r>
          <w:delText xml:space="preserve">like</w:delText>
        </w:r>
      </w:del>
      <w:ins w:id="1010" w:author="Claude" w:date="2026-09-30T12:00:00Z">
        <w:r>
          <w:t xml:space="preserve">as</w:t>
        </w:r>
      </w:ins>
      <w:r>
        <w:t xml:space="preserve"> </w:t>
      </w:r>
      <w:del w:id="1011" w:author="Claude" w:date="2026-09-30T12:00:00Z">
        <w:r>
          <w:delText xml:space="preserve">is that</w:delText>
        </w:r>
      </w:del>
      <w:ins w:id="1012" w:author="Claude" w:date="2026-09-30T12:00:00Z">
        <w:r>
          <w:t xml:space="preserve">if</w:t>
        </w:r>
      </w:ins>
      <w:r>
        <w:t xml:space="preserve"> the boot is hidden behind the </w:t>
      </w:r>
      <w:del w:id="1013" w:author="Claude" w:date="2026-09-30T12:00:00Z">
        <w:r>
          <w:delText xml:space="preserve">trouser</w:delText>
        </w:r>
      </w:del>
      <w:ins w:id="1014" w:author="Claude" w:date="2026-09-30T12:00:00Z">
        <w:r>
          <w:t xml:space="preserve">trouser,</w:t>
        </w:r>
      </w:ins>
      <w:r>
        <w:t xml:space="preserve"> and in the middle the boot starts to appear while the trouser </w:t>
      </w:r>
      <w:del w:id="1015" w:author="Claude" w:date="2026-09-30T12:00:00Z">
        <w:r>
          <w:delText xml:space="preserve">is fading</w:delText>
        </w:r>
      </w:del>
      <w:ins w:id="1016" w:author="Claude" w:date="2026-09-30T12:00:00Z">
        <w:r>
          <w:t xml:space="preserve">fades</w:t>
        </w:r>
      </w:ins>
      <w:r>
        <w:t xml:space="preserve"> away. This suggests that </w:t>
      </w:r>
      <w:del w:id="1017" w:author="Claude" w:date="2026-09-30T12:00:00Z">
        <w:r>
          <w:delText xml:space="preserve">at </w:delText>
        </w:r>
      </w:del>
      <w:r>
        <w:t xml:space="preserve">the </w:t>
      </w:r>
      <w:del w:id="1018" w:author="Claude" w:date="2026-09-30T12:00:00Z">
        <w:r>
          <w:delText xml:space="preserve">bottleneck, it</w:delText>
        </w:r>
      </w:del>
      <w:ins w:id="1019" w:author="Claude" w:date="2026-09-30T12:00:00Z">
        <w:r>
          <w:t xml:space="preserve">bottleneck</w:t>
        </w:r>
      </w:ins>
      <w:r>
        <w:t xml:space="preserve"> is creating an assumption of what the two images would look like simultaneously. </w:t>
      </w:r>
      <w:commentRangeEnd w:id="6"/>
      <w:r>
        <w:rPr>
          <w:rStyle w:val="CommentReference"/>
        </w:rPr>
        <w:commentReference w:id="6"/>
      </w:r>
    </w:p>
    <w:sectPr w:rsidR="45B42FF5">
      <w:headerReference w:type="default" r:id="rId20"/>
      <w:footerReference w:type="default" r:id="rId21"/>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30T20:47:14Z" w:initials="C">
    <w:p w14:paraId="1CA84FD5" w14:textId="77777777">
      <w:r>
        <w:rPr>
          <w:rStyle w:val="CommentReference"/>
        </w:rPr>
        <w:annotationRef/>
      </w:r>
      <w:r>
        <w:rPr>
          <w:color w:val="000000"/>
          <w:sz w:val="20"/>
          <w:szCs w:val="20"/>
        </w:rPr>
        <w:t xml:space="preserve">Content: say exactly where ReLU is applied (after layers 1, 2 and 3, so the bottleneck output is ReLU'd too) and sigmoid after layer 4. That's what makes the model reproducible.</w:t>
      </w:r>
    </w:p>
  </w:comment>
  <w:comment w:id="1" w:author="Claude" w:date="2026-09-30T20:47:14Z" w:initials="C">
    <w:p w14:paraId="14C0BB8F" w14:textId="77777777">
      <w:r>
        <w:rPr>
          <w:rStyle w:val="CommentReference"/>
        </w:rPr>
        <w:annotationRef/>
      </w:r>
      <w:r>
        <w:rPr>
          <w:color w:val="000000"/>
          <w:sz w:val="20"/>
          <w:szCs w:val="20"/>
        </w:rPr>
        <w:t xml:space="preserve">Content: I changed 'moving average' to 'weighted average' and '(its z value reaching 0)' to 'a going from 0 to 1 over 8 steps'. Also consider saying the endpoints are decode(z1) and decode(z2), and that the images are the first Trouser and first Ankle boot in the test set.</w:t>
      </w:r>
    </w:p>
  </w:comment>
  <w:comment w:id="2" w:author="Claude" w:date="2026-09-30T20:47:14Z" w:initials="C">
    <w:p w14:paraId="6F4BBB0D" w14:textId="77777777">
      <w:r>
        <w:rPr>
          <w:rStyle w:val="CommentReference"/>
        </w:rPr>
        <w:annotationRef/>
      </w:r>
      <w:r>
        <w:rPr>
          <w:color w:val="000000"/>
          <w:sz w:val="20"/>
          <w:szCs w:val="20"/>
        </w:rPr>
        <w:t xml:space="preserve">Content: I removed 'for the neural net weights'. The clamp applies to the noisy image's pixels, not the weights. Also, the last sentence ('farther from the original') undercuts your answer to (b). Your figure shows the noise mostly disappears, which is the main result.</w:t>
      </w:r>
    </w:p>
  </w:comment>
  <w:comment w:id="3" w:author="Claude" w:date="2026-09-30T20:47:14Z" w:initials="C">
    <w:p w14:paraId="0EEB806B" w14:textId="77777777">
      <w:r>
        <w:rPr>
          <w:rStyle w:val="CommentReference"/>
        </w:rPr>
        <w:annotationRef/>
      </w:r>
      <w:r>
        <w:rPr>
          <w:color w:val="000000"/>
          <w:sz w:val="20"/>
          <w:szCs w:val="20"/>
        </w:rPr>
        <w:t xml:space="preserve">Content (a): the question also asks which classes reconstruct worst and why. Use the z = 32 row of Figure 5 (e.g. Sandal loses its straps, Bag and Shirt lose texture/patterns) and explain why (thin, high-frequency detail; high variety within the class).</w:t>
      </w:r>
    </w:p>
  </w:comment>
  <w:comment w:id="4" w:author="Claude" w:date="2026-09-30T20:47:14Z" w:initials="C">
    <w:p w14:paraId="35C3ECA9" w14:textId="77777777">
      <w:r>
        <w:rPr>
          <w:rStyle w:val="CommentReference"/>
        </w:rPr>
        <w:annotationRef/>
      </w:r>
      <w:r>
        <w:rPr>
          <w:color w:val="000000"/>
          <w:sz w:val="20"/>
          <w:szCs w:val="20"/>
        </w:rPr>
        <w:t xml:space="preserve">Content (b): the key idea is still only implied. Say that random noise can't be represented in the 32-number bottleneck, so it's discarded and the decoder outputs the closest clean clothing image.</w:t>
      </w:r>
    </w:p>
  </w:comment>
  <w:comment w:id="5" w:author="Claude" w:date="2026-09-30T20:47:14Z" w:initials="C">
    <w:p w14:paraId="71B23D25" w14:textId="77777777">
      <w:r>
        <w:rPr>
          <w:rStyle w:val="CommentReference"/>
        </w:rPr>
        <w:annotationRef/>
      </w:r>
      <w:r>
        <w:rPr>
          <w:color w:val="000000"/>
          <w:sz w:val="20"/>
          <w:szCs w:val="20"/>
        </w:rPr>
        <w:t xml:space="preserve">Content (c): good use of the numbers. You could add that this is diminishing returns (a big gain from 8 to 32, a small one from 32 to 128).</w:t>
      </w:r>
    </w:p>
  </w:comment>
  <w:comment w:id="6" w:author="Claude" w:date="2026-09-30T20:47:14Z" w:initials="C">
    <w:p w14:paraId="02735478" w14:textId="77777777">
      <w:r>
        <w:rPr>
          <w:rStyle w:val="CommentReference"/>
        </w:rPr>
        <w:annotationRef/>
      </w:r>
      <w:r>
        <w:rPr>
          <w:color w:val="000000"/>
          <w:sz w:val="20"/>
          <w:szCs w:val="20"/>
        </w:rPr>
        <w:t xml:space="preserve">Content (d): this still doesn't answer 'are they blends of two images, or something else?' Say directly: the interpolation happens in latent space, so these are not pixel blends. Describe the blotchy middle frames and conclude that the latent space isn't smooth between classes.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84FD5" w15:done="0"/>
  <w15:commentEx w15:paraId="14C0BB8F" w15:done="0"/>
  <w15:commentEx w15:paraId="6F4BBB0D" w15:done="0"/>
  <w15:commentEx w15:paraId="0EEB806B" w15:done="0"/>
  <w15:commentEx w15:paraId="35C3ECA9" w15:done="0"/>
  <w15:commentEx w15:paraId="71B23D25" w15:done="0"/>
  <w15:commentEx w15:paraId="027354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B3C21A6" w16cex:dateUtc="2026-09-30T20:47:14Z"/>
  <w16cex:commentExtensible w16cex:durableId="287989C9" w16cex:dateUtc="2026-09-30T20:47:14Z"/>
  <w16cex:commentExtensible w16cex:durableId="72F252A9" w16cex:dateUtc="2026-09-30T20:47:14Z"/>
  <w16cex:commentExtensible w16cex:durableId="2BDFC267" w16cex:dateUtc="2026-09-30T20:47:14Z"/>
  <w16cex:commentExtensible w16cex:durableId="29CA986A" w16cex:dateUtc="2026-09-30T20:47:14Z"/>
  <w16cex:commentExtensible w16cex:durableId="5475FD73" w16cex:dateUtc="2026-09-30T20:47:14Z"/>
  <w16cex:commentExtensible w16cex:durableId="0B2BC605" w16cex:dateUtc="2026-09-30T20:47:1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84FD5" w16cid:durableId="1B3C21A6"/>
  <w16cid:commentId w16cid:paraId="14C0BB8F" w16cid:durableId="287989C9"/>
  <w16cid:commentId w16cid:paraId="6F4BBB0D" w16cid:durableId="72F252A9"/>
  <w16cid:commentId w16cid:paraId="0EEB806B" w16cid:durableId="2BDFC267"/>
  <w16cid:commentId w16cid:paraId="35C3ECA9" w16cid:durableId="29CA986A"/>
  <w16cid:commentId w16cid:paraId="71B23D25" w16cid:durableId="5475FD73"/>
  <w16cid:commentId w16cid:paraId="02735478" w16cid:durableId="0B2BC6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8646" w14:textId="77777777" w:rsidR="00C96AA1" w:rsidRDefault="00C96AA1">
      <w:pPr>
        <w:spacing w:after="0" w:line="240" w:lineRule="auto"/>
        <w:rPr>
          <w:rFonts w:hint="eastAsia"/>
        </w:rPr>
      </w:pPr>
      <w:r>
        <w:separator/>
      </w:r>
    </w:p>
  </w:endnote>
  <w:endnote w:type="continuationSeparator" w:id="0">
    <w:p w14:paraId="333117CD" w14:textId="77777777" w:rsidR="00C96AA1" w:rsidRDefault="00C96A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B156B9" w14:paraId="409E82F1" w14:textId="77777777" w:rsidTr="45B42FF5">
      <w:trPr>
        <w:trHeight w:val="300"/>
      </w:trPr>
      <w:tc>
        <w:tcPr>
          <w:tcW w:w="3005" w:type="dxa"/>
        </w:tcPr>
        <w:p w14:paraId="1F93D338" w14:textId="67BB2CDC" w:rsidR="00B156B9" w:rsidRDefault="00B156B9" w:rsidP="45B42FF5">
          <w:pPr>
            <w:pStyle w:val="Header"/>
            <w:ind w:left="-115"/>
            <w:rPr>
              <w:rFonts w:hint="eastAsia"/>
            </w:rPr>
          </w:pPr>
        </w:p>
      </w:tc>
      <w:tc>
        <w:tcPr>
          <w:tcW w:w="3005" w:type="dxa"/>
        </w:tcPr>
        <w:p w14:paraId="0E8B9EB3" w14:textId="6686422C" w:rsidR="00B156B9" w:rsidRDefault="00B156B9" w:rsidP="45B42FF5">
          <w:pPr>
            <w:pStyle w:val="Header"/>
            <w:jc w:val="center"/>
            <w:rPr>
              <w:rFonts w:hint="eastAsia"/>
            </w:rPr>
          </w:pPr>
        </w:p>
      </w:tc>
      <w:tc>
        <w:tcPr>
          <w:tcW w:w="3005" w:type="dxa"/>
        </w:tcPr>
        <w:p w14:paraId="2B895B7C" w14:textId="49ABFA3B" w:rsidR="00B156B9" w:rsidRDefault="00B156B9" w:rsidP="45B42FF5">
          <w:pPr>
            <w:pStyle w:val="Header"/>
            <w:ind w:right="-115"/>
            <w:jc w:val="right"/>
            <w:rPr>
              <w:rFonts w:hint="eastAsia"/>
            </w:rPr>
          </w:pPr>
        </w:p>
      </w:tc>
    </w:tr>
  </w:tbl>
  <w:p w14:paraId="2CE6FBC3" w14:textId="2251B678" w:rsidR="00B156B9" w:rsidRDefault="00B156B9" w:rsidP="45B42FF5">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71DB" w14:textId="77777777" w:rsidR="00C96AA1" w:rsidRDefault="00C96AA1">
      <w:pPr>
        <w:spacing w:after="0" w:line="240" w:lineRule="auto"/>
        <w:rPr>
          <w:rFonts w:hint="eastAsia"/>
        </w:rPr>
      </w:pPr>
      <w:r>
        <w:separator/>
      </w:r>
    </w:p>
  </w:footnote>
  <w:footnote w:type="continuationSeparator" w:id="0">
    <w:p w14:paraId="21EDD9BB" w14:textId="77777777" w:rsidR="00C96AA1" w:rsidRDefault="00C96AA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B156B9" w14:paraId="0107345A" w14:textId="77777777" w:rsidTr="45B42FF5">
      <w:trPr>
        <w:trHeight w:val="300"/>
      </w:trPr>
      <w:tc>
        <w:tcPr>
          <w:tcW w:w="3005" w:type="dxa"/>
        </w:tcPr>
        <w:p w14:paraId="6357FA70" w14:textId="0EDD2018" w:rsidR="00B156B9" w:rsidRDefault="00B156B9" w:rsidP="45B42FF5">
          <w:pPr>
            <w:pStyle w:val="Header"/>
            <w:ind w:left="-115"/>
            <w:rPr>
              <w:rFonts w:hint="eastAsia"/>
            </w:rPr>
          </w:pPr>
        </w:p>
      </w:tc>
      <w:tc>
        <w:tcPr>
          <w:tcW w:w="3005" w:type="dxa"/>
        </w:tcPr>
        <w:p w14:paraId="0FD7BC2D" w14:textId="09B3A1A7" w:rsidR="00B156B9" w:rsidRDefault="00B156B9" w:rsidP="45B42FF5">
          <w:pPr>
            <w:pStyle w:val="Header"/>
            <w:jc w:val="center"/>
            <w:rPr>
              <w:rFonts w:hint="eastAsia"/>
            </w:rPr>
          </w:pPr>
        </w:p>
      </w:tc>
      <w:tc>
        <w:tcPr>
          <w:tcW w:w="3005" w:type="dxa"/>
        </w:tcPr>
        <w:p w14:paraId="1D481A88" w14:textId="081FFDB0" w:rsidR="00B156B9" w:rsidRDefault="00B156B9" w:rsidP="45B42FF5">
          <w:pPr>
            <w:pStyle w:val="Header"/>
            <w:ind w:right="-115"/>
            <w:jc w:val="right"/>
            <w:rPr>
              <w:rFonts w:hint="eastAsia"/>
            </w:rPr>
          </w:pPr>
        </w:p>
      </w:tc>
    </w:tr>
  </w:tbl>
  <w:p w14:paraId="0713883E" w14:textId="0E15CC8B" w:rsidR="00B156B9" w:rsidRDefault="00B156B9" w:rsidP="45B42FF5">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1509"/>
    <w:multiLevelType w:val="hybridMultilevel"/>
    <w:tmpl w:val="9CD4E30A"/>
    <w:lvl w:ilvl="0" w:tplc="D5EEB46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81242"/>
    <w:multiLevelType w:val="hybridMultilevel"/>
    <w:tmpl w:val="96E2C6B2"/>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3A08A5"/>
    <w:multiLevelType w:val="hybridMultilevel"/>
    <w:tmpl w:val="B63822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212250"/>
    <w:multiLevelType w:val="hybridMultilevel"/>
    <w:tmpl w:val="164CAC0C"/>
    <w:lvl w:ilvl="0" w:tplc="4F1418B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852458">
    <w:abstractNumId w:val="1"/>
  </w:num>
  <w:num w:numId="2" w16cid:durableId="273097986">
    <w:abstractNumId w:val="0"/>
  </w:num>
  <w:num w:numId="3" w16cid:durableId="348533775">
    <w:abstractNumId w:val="2"/>
  </w:num>
  <w:num w:numId="4" w16cid:durableId="559170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1DE6AB"/>
    <w:rsid w:val="00005615"/>
    <w:rsid w:val="0000622E"/>
    <w:rsid w:val="000163CD"/>
    <w:rsid w:val="000329AA"/>
    <w:rsid w:val="00034271"/>
    <w:rsid w:val="0004165C"/>
    <w:rsid w:val="00043658"/>
    <w:rsid w:val="00047A84"/>
    <w:rsid w:val="00057418"/>
    <w:rsid w:val="000577EF"/>
    <w:rsid w:val="0008437E"/>
    <w:rsid w:val="00090E1A"/>
    <w:rsid w:val="00110F6A"/>
    <w:rsid w:val="00114B24"/>
    <w:rsid w:val="00137F59"/>
    <w:rsid w:val="001431FC"/>
    <w:rsid w:val="00144819"/>
    <w:rsid w:val="00156CDA"/>
    <w:rsid w:val="00174C08"/>
    <w:rsid w:val="00197D88"/>
    <w:rsid w:val="001B6377"/>
    <w:rsid w:val="001C1F5E"/>
    <w:rsid w:val="001C3209"/>
    <w:rsid w:val="001D4ABA"/>
    <w:rsid w:val="001D527F"/>
    <w:rsid w:val="002004DA"/>
    <w:rsid w:val="002262C9"/>
    <w:rsid w:val="0022700D"/>
    <w:rsid w:val="0025534F"/>
    <w:rsid w:val="002625F4"/>
    <w:rsid w:val="002675D1"/>
    <w:rsid w:val="00274CCF"/>
    <w:rsid w:val="00283899"/>
    <w:rsid w:val="002864F2"/>
    <w:rsid w:val="0029141C"/>
    <w:rsid w:val="002A7250"/>
    <w:rsid w:val="002C0BAC"/>
    <w:rsid w:val="002D0D9C"/>
    <w:rsid w:val="002E4082"/>
    <w:rsid w:val="002F385C"/>
    <w:rsid w:val="002F414C"/>
    <w:rsid w:val="002F7183"/>
    <w:rsid w:val="003131C8"/>
    <w:rsid w:val="00317212"/>
    <w:rsid w:val="0032523C"/>
    <w:rsid w:val="0034385B"/>
    <w:rsid w:val="00381860"/>
    <w:rsid w:val="00396C75"/>
    <w:rsid w:val="003A21A3"/>
    <w:rsid w:val="003A6E94"/>
    <w:rsid w:val="003A7A95"/>
    <w:rsid w:val="003B7A30"/>
    <w:rsid w:val="004062D5"/>
    <w:rsid w:val="00421E5D"/>
    <w:rsid w:val="0042639E"/>
    <w:rsid w:val="004439C3"/>
    <w:rsid w:val="00451A44"/>
    <w:rsid w:val="004774F8"/>
    <w:rsid w:val="00487E41"/>
    <w:rsid w:val="00494DD3"/>
    <w:rsid w:val="004B2E95"/>
    <w:rsid w:val="004B51EF"/>
    <w:rsid w:val="004E02CD"/>
    <w:rsid w:val="00500A8B"/>
    <w:rsid w:val="005352D9"/>
    <w:rsid w:val="00563A2B"/>
    <w:rsid w:val="005716B4"/>
    <w:rsid w:val="005904E1"/>
    <w:rsid w:val="005B010A"/>
    <w:rsid w:val="006236B1"/>
    <w:rsid w:val="00643381"/>
    <w:rsid w:val="00643D68"/>
    <w:rsid w:val="006B4995"/>
    <w:rsid w:val="006C212A"/>
    <w:rsid w:val="00724B41"/>
    <w:rsid w:val="007250D3"/>
    <w:rsid w:val="00726997"/>
    <w:rsid w:val="00753A06"/>
    <w:rsid w:val="007662A3"/>
    <w:rsid w:val="0076695E"/>
    <w:rsid w:val="00766A47"/>
    <w:rsid w:val="007A5FFE"/>
    <w:rsid w:val="007B41A3"/>
    <w:rsid w:val="007B616E"/>
    <w:rsid w:val="00835F32"/>
    <w:rsid w:val="008429B1"/>
    <w:rsid w:val="00852CD3"/>
    <w:rsid w:val="00855063"/>
    <w:rsid w:val="008713A8"/>
    <w:rsid w:val="00874102"/>
    <w:rsid w:val="008934E9"/>
    <w:rsid w:val="008B4124"/>
    <w:rsid w:val="008D2F4B"/>
    <w:rsid w:val="008D4FE6"/>
    <w:rsid w:val="00915160"/>
    <w:rsid w:val="009567F5"/>
    <w:rsid w:val="0098379D"/>
    <w:rsid w:val="0099363B"/>
    <w:rsid w:val="0099380A"/>
    <w:rsid w:val="009B31CF"/>
    <w:rsid w:val="009B7D74"/>
    <w:rsid w:val="009C38D6"/>
    <w:rsid w:val="009F3320"/>
    <w:rsid w:val="009F603F"/>
    <w:rsid w:val="00A05AA8"/>
    <w:rsid w:val="00A733F6"/>
    <w:rsid w:val="00A74524"/>
    <w:rsid w:val="00B156B9"/>
    <w:rsid w:val="00B2345A"/>
    <w:rsid w:val="00B2569A"/>
    <w:rsid w:val="00B3236E"/>
    <w:rsid w:val="00B7300C"/>
    <w:rsid w:val="00B83557"/>
    <w:rsid w:val="00B93BED"/>
    <w:rsid w:val="00BA2369"/>
    <w:rsid w:val="00BA5275"/>
    <w:rsid w:val="00BA7E35"/>
    <w:rsid w:val="00C13D50"/>
    <w:rsid w:val="00C16FDE"/>
    <w:rsid w:val="00C172E8"/>
    <w:rsid w:val="00C33EC9"/>
    <w:rsid w:val="00C612A0"/>
    <w:rsid w:val="00C717AA"/>
    <w:rsid w:val="00C96AA1"/>
    <w:rsid w:val="00CA295C"/>
    <w:rsid w:val="00CC7EE9"/>
    <w:rsid w:val="00D27681"/>
    <w:rsid w:val="00D416B7"/>
    <w:rsid w:val="00D41EB0"/>
    <w:rsid w:val="00D44CBA"/>
    <w:rsid w:val="00D571C5"/>
    <w:rsid w:val="00D82AE3"/>
    <w:rsid w:val="00D969BA"/>
    <w:rsid w:val="00DA5D86"/>
    <w:rsid w:val="00DC2206"/>
    <w:rsid w:val="00DC57BE"/>
    <w:rsid w:val="00DD74C4"/>
    <w:rsid w:val="00DE6E43"/>
    <w:rsid w:val="00E45554"/>
    <w:rsid w:val="00E627D6"/>
    <w:rsid w:val="00E748DA"/>
    <w:rsid w:val="00E91E8F"/>
    <w:rsid w:val="00E935C1"/>
    <w:rsid w:val="00E94ACE"/>
    <w:rsid w:val="00EA24E0"/>
    <w:rsid w:val="00EB0159"/>
    <w:rsid w:val="00EB6164"/>
    <w:rsid w:val="00EF07C4"/>
    <w:rsid w:val="00EF58F5"/>
    <w:rsid w:val="00F0664B"/>
    <w:rsid w:val="00F111C9"/>
    <w:rsid w:val="00F232CC"/>
    <w:rsid w:val="00FA08AD"/>
    <w:rsid w:val="00FB603E"/>
    <w:rsid w:val="00FF49B7"/>
    <w:rsid w:val="0879A5E2"/>
    <w:rsid w:val="0886FD38"/>
    <w:rsid w:val="08E443A7"/>
    <w:rsid w:val="08EBBCAC"/>
    <w:rsid w:val="0914C5D1"/>
    <w:rsid w:val="0AB42E2D"/>
    <w:rsid w:val="0EB4AAE0"/>
    <w:rsid w:val="118E252D"/>
    <w:rsid w:val="12F753B7"/>
    <w:rsid w:val="13E618D9"/>
    <w:rsid w:val="15579FBD"/>
    <w:rsid w:val="1618525E"/>
    <w:rsid w:val="17101A52"/>
    <w:rsid w:val="1750F0FF"/>
    <w:rsid w:val="1A65C5D7"/>
    <w:rsid w:val="1A7683AD"/>
    <w:rsid w:val="1BA2D20C"/>
    <w:rsid w:val="1EF96413"/>
    <w:rsid w:val="1F77E5C3"/>
    <w:rsid w:val="20452BA3"/>
    <w:rsid w:val="21F8A7AB"/>
    <w:rsid w:val="24C784E7"/>
    <w:rsid w:val="271BB223"/>
    <w:rsid w:val="28D1DE5C"/>
    <w:rsid w:val="2BFD5982"/>
    <w:rsid w:val="2F0F0E58"/>
    <w:rsid w:val="2F2221E0"/>
    <w:rsid w:val="2FAE2E94"/>
    <w:rsid w:val="308B0C99"/>
    <w:rsid w:val="31F5ACFA"/>
    <w:rsid w:val="34527A00"/>
    <w:rsid w:val="3457C692"/>
    <w:rsid w:val="351677DC"/>
    <w:rsid w:val="3683B1EC"/>
    <w:rsid w:val="371FC1D1"/>
    <w:rsid w:val="3968E31A"/>
    <w:rsid w:val="39BBC74C"/>
    <w:rsid w:val="3A585675"/>
    <w:rsid w:val="3A718319"/>
    <w:rsid w:val="3C1DC298"/>
    <w:rsid w:val="3C6833D7"/>
    <w:rsid w:val="400078DC"/>
    <w:rsid w:val="41B2C3A9"/>
    <w:rsid w:val="433E548A"/>
    <w:rsid w:val="45B42FF5"/>
    <w:rsid w:val="45D24CBC"/>
    <w:rsid w:val="46DAA84C"/>
    <w:rsid w:val="477B7C0B"/>
    <w:rsid w:val="47CCDE2D"/>
    <w:rsid w:val="48CB7F63"/>
    <w:rsid w:val="48F60DEE"/>
    <w:rsid w:val="4AC2AEEA"/>
    <w:rsid w:val="4B34B655"/>
    <w:rsid w:val="4B6BE0B5"/>
    <w:rsid w:val="4CD473E8"/>
    <w:rsid w:val="4DCE331D"/>
    <w:rsid w:val="4E087BB0"/>
    <w:rsid w:val="513A58C7"/>
    <w:rsid w:val="52541DC0"/>
    <w:rsid w:val="52D70584"/>
    <w:rsid w:val="552A2F51"/>
    <w:rsid w:val="5655821A"/>
    <w:rsid w:val="565DA267"/>
    <w:rsid w:val="5759E320"/>
    <w:rsid w:val="58D831A0"/>
    <w:rsid w:val="58E58952"/>
    <w:rsid w:val="58ECD74E"/>
    <w:rsid w:val="590A0D42"/>
    <w:rsid w:val="5A0C63AA"/>
    <w:rsid w:val="5C37A994"/>
    <w:rsid w:val="5C52CFD9"/>
    <w:rsid w:val="5E9059BB"/>
    <w:rsid w:val="5F1E9EEE"/>
    <w:rsid w:val="6020F145"/>
    <w:rsid w:val="61098D91"/>
    <w:rsid w:val="611DE6AB"/>
    <w:rsid w:val="62D3FF1B"/>
    <w:rsid w:val="64B276CF"/>
    <w:rsid w:val="67B28C79"/>
    <w:rsid w:val="681E1125"/>
    <w:rsid w:val="6A41A636"/>
    <w:rsid w:val="6B9B01E8"/>
    <w:rsid w:val="6E3680D1"/>
    <w:rsid w:val="6F902657"/>
    <w:rsid w:val="73B6056B"/>
    <w:rsid w:val="73C06456"/>
    <w:rsid w:val="743DC6E3"/>
    <w:rsid w:val="7489719B"/>
    <w:rsid w:val="74FF5912"/>
    <w:rsid w:val="766DB466"/>
    <w:rsid w:val="76728195"/>
    <w:rsid w:val="7AD2D8EE"/>
    <w:rsid w:val="7C4CEA98"/>
    <w:rsid w:val="7CA7D984"/>
    <w:rsid w:val="7CB850C1"/>
    <w:rsid w:val="7EAE7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5A20"/>
  <w15:chartTrackingRefBased/>
  <w15:docId w15:val="{EE670F04-2716-414D-82F2-78455A66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2CD"/>
  </w:style>
  <w:style w:type="paragraph" w:styleId="Heading1">
    <w:name w:val="heading 1"/>
    <w:basedOn w:val="Normal"/>
    <w:next w:val="Normal"/>
    <w:uiPriority w:val="9"/>
    <w:qFormat/>
    <w:rsid w:val="45B4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5B42FF5"/>
    <w:pPr>
      <w:tabs>
        <w:tab w:val="center" w:pos="4680"/>
        <w:tab w:val="right" w:pos="9360"/>
      </w:tabs>
      <w:spacing w:after="0" w:line="240" w:lineRule="auto"/>
    </w:pPr>
  </w:style>
  <w:style w:type="paragraph" w:styleId="Footer">
    <w:name w:val="footer"/>
    <w:basedOn w:val="Normal"/>
    <w:uiPriority w:val="99"/>
    <w:unhideWhenUsed/>
    <w:rsid w:val="45B42FF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06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 Id="rId24" Type="http://schemas.openxmlformats.org/officeDocument/2006/relationships/comments" Target="comments.xml"/><Relationship Id="rId25" Type="http://schemas.microsoft.com/office/2011/relationships/commentsExtended" Target="commentsExtended.xml"/><Relationship Id="rId26" Type="http://schemas.microsoft.com/office/2016/09/relationships/commentsIds" Target="commentsIds.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38A3D3E78E5C4988113A4A0E10BCE7" ma:contentTypeVersion="3" ma:contentTypeDescription="Create a new document." ma:contentTypeScope="" ma:versionID="447f6dc8f103d921dd091a6708a42052">
  <xsd:schema xmlns:xsd="http://www.w3.org/2001/XMLSchema" xmlns:xs="http://www.w3.org/2001/XMLSchema" xmlns:p="http://schemas.microsoft.com/office/2006/metadata/properties" xmlns:ns2="fc6e4e7e-b1ff-4a77-bbde-277e79776af3" targetNamespace="http://schemas.microsoft.com/office/2006/metadata/properties" ma:root="true" ma:fieldsID="bc6f65d3275ec8938ea3f7fc89af30fc" ns2:_="">
    <xsd:import namespace="fc6e4e7e-b1ff-4a77-bbde-277e79776a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e4e7e-b1ff-4a77-bbde-277e79776a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4A33FB-DF42-4CEC-BE6A-3F0F2B0E3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e4e7e-b1ff-4a77-bbde-277e79776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A5F96-9B04-431C-87A4-6D7FAEA274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E415C76-4C19-4EDA-AD27-5A081CEB64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948</Words>
  <Characters>5407</Characters>
  <Application>Microsoft Office Word</Application>
  <DocSecurity>0</DocSecurity>
  <Lines>45</Lines>
  <Paragraphs>12</Paragraphs>
  <ScaleCrop>false</ScaleCrop>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Leung</dc:creator>
  <cp:keywords/>
  <dc:description/>
  <cp:lastModifiedBy>Connor Leung</cp:lastModifiedBy>
  <cp:revision>2</cp:revision>
  <cp:lastPrinted>2026-09-29T16:16:00Z</cp:lastPrinted>
  <dcterms:created xsi:type="dcterms:W3CDTF">2026-09-30T20:45:00Z</dcterms:created>
  <dcterms:modified xsi:type="dcterms:W3CDTF">2026-09-30T20:45:00Z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0x0101000B38A3D3E78E5C4988113A4A0E10BCE7</vt:lpwstr>
  </property>
</Properties>
</file>